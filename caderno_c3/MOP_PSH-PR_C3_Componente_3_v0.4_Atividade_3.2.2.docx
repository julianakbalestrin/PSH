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71"/>
        <w:gridCol w:w="3000"/>
      </w:tblGrid>
      <w:tr>
        <w:trPr>
          <w:trHeight w:val="1700" w:hRule="atLeast"/>
        </w:trPr>
        <w:tc>
          <w:tcPr>
            <w:tcW w:type="dxa" w:w="60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A5A" w:color="auto" w:val="clear"/>
            <w:tcMar>
              <w:left w:type="dxa" w:w="240"/>
              <w:right w:type="dxa" w:w="24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FFFFFF"/>
                <w:sz w:val="20"/>
                <w:szCs w:val="20"/>
              </w:rPr>
              <w:t xml:space="preserve">[Marca do Governo do Paraná + SEPL – versão negativa]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A5A" w:color="auto" w:val="clear"/>
            <w:tcMar>
              <w:left w:type="dxa" w:w="240"/>
              <w:right w:type="dxa" w:w="24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FFFFFF"/>
                <w:sz w:val="20"/>
                <w:szCs w:val="20"/>
              </w:rPr>
              <w:t xml:space="preserve">[Marca do PSH-PR]</w:t>
            </w:r>
          </w:p>
        </w:tc>
      </w:tr>
    </w:tbl>
    <w:p>
      <w:pPr>
        <w:spacing w:after="120" w:before="1600" w:line="276"/>
        <w:jc w:val="left"/>
      </w:pPr>
      <w:r>
        <w:rPr>
          <w:b/>
          <w:bCs/>
          <w:caps/>
          <w:color w:val="0B3A5A"/>
          <w:sz w:val="30"/>
          <w:szCs w:val="30"/>
        </w:rPr>
        <w:t xml:space="preserve">Programa de Segurança Hídrica do Paraná (PSH-PR)</w:t>
      </w:r>
    </w:p>
    <w:p>
      <w:pPr>
        <w:spacing w:after="600" w:before="0" w:line="276"/>
        <w:jc w:val="left"/>
      </w:pPr>
      <w:r>
        <w:rPr>
          <w:b/>
          <w:bCs/>
          <w:color w:val="0B3A5A"/>
          <w:sz w:val="44"/>
          <w:szCs w:val="44"/>
        </w:rPr>
        <w:t xml:space="preserve">Manual Operativo do Programa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7671"/>
      </w:tblGrid>
      <w:tr>
        <w:trPr>
          <w:trHeight w:val="2600" w:hRule="atLeast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47A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C3</w:t>
            </w:r>
          </w:p>
        </w:tc>
        <w:tc>
          <w:tcPr>
            <w:tcW w:type="dxa" w:w="7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EEF" w:color="auto" w:val="clear"/>
            <w:tcMar>
              <w:left w:type="dxa" w:w="300"/>
              <w:right w:type="dxa" w:w="200"/>
            </w:tcMar>
            <w:vAlign w:val="center"/>
          </w:tcPr>
          <w:p>
            <w:pPr>
              <w:spacing w:after="80" w:line="276"/>
              <w:jc w:val="left"/>
            </w:pPr>
            <w:r>
              <w:rPr>
                <w:b/>
                <w:bCs/>
                <w:color w:val="00747A"/>
                <w:sz w:val="40"/>
                <w:szCs w:val="40"/>
              </w:rPr>
              <w:t xml:space="preserve">Caderno do Componente 3</w:t>
            </w:r>
          </w:p>
          <w:p>
            <w:pPr>
              <w:spacing w:after="80" w:line="276"/>
              <w:jc w:val="left"/>
            </w:pPr>
            <w:r>
              <w:rPr>
                <w:color w:val="333333"/>
                <w:sz w:val="24"/>
                <w:szCs w:val="24"/>
              </w:rPr>
              <w:t xml:space="preserve">Redução dos riscos à segurança hídrica para a universalização do acesso aos serviços de abastecimento de água e esgotamento sanitário</w:t>
            </w:r>
          </w:p>
          <w:p>
            <w:pPr>
              <w:spacing w:after="0" w:line="276"/>
              <w:jc w:val="left"/>
            </w:pPr>
            <w:r>
              <w:rPr>
                <w:color w:val="333333"/>
                <w:sz w:val="22"/>
                <w:szCs w:val="22"/>
              </w:rPr>
              <w:t xml:space="preserve">Execução: SANEPAR e IAT</w:t>
            </w:r>
          </w:p>
        </w:tc>
      </w:tr>
    </w:tbl>
    <w:p>
      <w:pPr>
        <w:spacing w:after="3200" w:before="600" w:line="276"/>
        <w:jc w:val="left"/>
      </w:pPr>
      <w:r>
        <w:rPr>
          <w:color w:val="666666"/>
          <w:sz w:val="20"/>
          <w:szCs w:val="20"/>
        </w:rPr>
        <w:t xml:space="preserve">[Imagem ilustrativa do caderno, opcional]</w:t>
      </w:r>
    </w:p>
    <w:p>
      <w:pPr>
        <w:spacing w:after="60" w:before="0" w:line="276"/>
        <w:jc w:val="left"/>
      </w:pPr>
      <w:r>
        <w:rPr>
          <w:color w:val="333333"/>
          <w:sz w:val="20"/>
          <w:szCs w:val="20"/>
        </w:rPr>
        <w:t xml:space="preserve">Versão 1.0 · [mês] de [ano]</w:t>
      </w:r>
    </w:p>
    <w:p>
      <w:pPr>
        <w:spacing w:after="60" w:before="0" w:line="276"/>
        <w:jc w:val="left"/>
      </w:pPr>
      <w:r>
        <w:rPr>
          <w:color w:val="333333"/>
          <w:sz w:val="20"/>
          <w:szCs w:val="20"/>
        </w:rPr>
        <w:t xml:space="preserve">Aprovado pelo [ato nº ___/____ do Coordenador-Geral da UGP], com não objeção do Banco Mundial em [data]</w:t>
      </w:r>
    </w:p>
    <w:p>
      <w:pPr>
        <w:spacing w:after="0" w:before="0" w:line="276"/>
        <w:jc w:val="left"/>
      </w:pPr>
      <w:r>
        <w:rPr>
          <w:color w:val="333333"/>
          <w:sz w:val="20"/>
          <w:szCs w:val="20"/>
        </w:rPr>
        <w:t xml:space="preserve">Financiamento: Acordo de Empréstimo nº ____ – BIRD</w:t>
      </w:r>
    </w:p>
    <w:p>
      <w:pPr>
        <w:sectPr>
          <w:pgSz w:w="11906" w:h="16838" w:orient="portrait"/>
          <w:pgMar w:top="1134" w:right="1134" w:bottom="1134" w:left="1701" w:header="709" w:footer="567" w:gutter="0"/>
          <w:pgNumType/>
          <w:docGrid w:linePitch="360"/>
        </w:sectPr>
      </w:pPr>
    </w:p>
    <w:p>
      <w:pPr>
        <w:pStyle w:val="TituloPre"/>
      </w:pPr>
      <w:r>
        <w:t xml:space="preserve">Ficha técnica</w:t>
      </w:r>
    </w:p>
    <w:p>
      <w:pPr>
        <w:jc w:val="left"/>
      </w:pPr>
      <w:r>
        <w:t xml:space="preserve">Governador do Estado do Paraná: [nome]</w:t>
      </w:r>
    </w:p>
    <w:p>
      <w:pPr>
        <w:jc w:val="left"/>
      </w:pPr>
      <w:r>
        <w:t xml:space="preserve">Secretário de Estado do Planejamento: [nome]</w:t>
      </w:r>
    </w:p>
    <w:p>
      <w:pPr>
        <w:jc w:val="left"/>
      </w:pPr>
      <w:r>
        <w:t xml:space="preserve">Coordenador-Geral da UGP: [nome]</w:t>
      </w:r>
    </w:p>
    <w:p>
      <w:pPr>
        <w:pStyle w:val="Heading3"/>
      </w:pPr>
      <w:r>
        <w:t xml:space="preserve">Equipe de elaboração</w:t>
      </w:r>
    </w:p>
    <w:p>
      <w:pPr>
        <w:pStyle w:val="Orientacao"/>
      </w:pPr>
      <w:r>
        <w:t xml:space="preserve">Listar por órgão (SEPL/UGP, UTPs e demais), com nome e função. Não usar logos dos órgãos (Guia de Identidade Visual, seção 2.6).</w:t>
      </w:r>
    </w:p>
    <w:p>
      <w:pPr>
        <w:pStyle w:val="TituloPre"/>
      </w:pPr>
      <w:r>
        <w:t xml:space="preserve">Controle de versões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300"/>
        <w:gridCol w:w="2000"/>
        <w:gridCol w:w="1900"/>
        <w:gridCol w:w="2971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Versão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Data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Ato de aprovação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Não objeção do Banco</w:t>
            </w:r>
          </w:p>
        </w:tc>
        <w:tc>
          <w:tcPr>
            <w:tcW w:type="dxa" w:w="29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Alterações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1.0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[dd/mm/aaaa]</w:t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[ato nº]</w:t>
            </w:r>
          </w:p>
        </w:tc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[data]</w:t>
            </w:r>
          </w:p>
        </w:tc>
        <w:tc>
          <w:tcPr>
            <w:tcW w:type="dxa" w:w="29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Versão inicial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9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TituloPre"/>
      </w:pPr>
      <w:r>
        <w:t xml:space="preserve">Apresentação do caderno</w:t>
      </w:r>
    </w:p>
    <w:p>
      <w:pPr>
        <w:pStyle w:val="Orientacao"/>
      </w:pPr>
      <w:r>
        <w:t xml:space="preserve">Descrever os objetivos desta publicação e a quem a leitura é indicada (meia página).</w:t>
      </w:r>
    </w:p>
    <w:p>
      <w:pPr>
        <w:pStyle w:val="TituloPre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TituloPre"/>
      </w:pPr>
      <w:r>
        <w:t xml:space="preserve">Lista de figuras</w:t>
      </w:r>
    </w:p>
    <w:sdt>
      <w:sdtPr>
        <w:alias w:val="Figuras"/>
      </w:sdtPr>
      <w:sdtContent>
        <w:p>
          <w:r>
            <w:fldChar w:fldCharType="begin" w:dirty="true"/>
            <w:instrText xml:space="preserve">TOC \c "Figura" \h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TituloPre"/>
      </w:pPr>
      <w:r>
        <w:t xml:space="preserve">Lista de quadros</w:t>
      </w:r>
    </w:p>
    <w:sdt>
      <w:sdtPr>
        <w:alias w:val="Quadros"/>
      </w:sdtPr>
      <w:sdtContent>
        <w:p>
          <w:r>
            <w:fldChar w:fldCharType="begin" w:dirty="true"/>
            <w:instrText xml:space="preserve">TOC \c "Quadro" \h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TituloPre"/>
      </w:pPr>
      <w:r>
        <w:t xml:space="preserve">Lista de tabelas</w:t>
      </w:r>
    </w:p>
    <w:sdt>
      <w:sdtPr>
        <w:alias w:val="Tabelas"/>
      </w:sdtPr>
      <w:sdtContent>
        <w:p>
          <w:r>
            <w:fldChar w:fldCharType="begin" w:dirty="true"/>
            <w:instrText xml:space="preserve">TOC \c "Tabela" \h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TituloPre"/>
      </w:pPr>
      <w:r>
        <w:t xml:space="preserve">Lista de siglas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271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Sigla</w:t>
            </w:r>
          </w:p>
        </w:tc>
        <w:tc>
          <w:tcPr>
            <w:tcW w:type="dxa" w:w="7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Significado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ABNT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Associação Brasileira de Normas Técnicas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AQ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Caderno de Aquisições do MOP (código)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AS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Caderno Ambiental e Social do MOP (código)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BIRD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Banco Internacional para Reconstrução e Desenvolvimento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CISPAR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Consórcio Intermunicipal de Saneamento do Paraná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CNEFE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Cadastro Nacional de Endereços para Fins Estatísticos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CNPJ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Cadastro Nacional da Pessoa Jurídica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DBO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Demanda bioquímica de oxigênio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DISAR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Diretoria de Saneamento Ambiental e Recursos Hídricos (IAT)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EPI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Equipamento de proteção individual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Funasa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Fundação Nacional de Saúde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Instituto Água e Terra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IBGE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Instituto Brasileiro de Geografia e Estatística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IDR-Paraná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Instituto de Desenvolvimento Rural do Paraná – Iapar-Emater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IPDM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Índice Ipardes de Desempenho Municipal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LGPD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Lei Geral de Proteção de Dados Pessoais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MGAS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Marco de Gestão Ambiental e Social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MOP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Manual Operativo do Programa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MQR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Mecanismo de Queixas e Reclamações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MROSC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Marco Regulatório das Organizações da Sociedade Civil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Normas Ambientais e Sociais do Banco Mundial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PAD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Documento de Avaliação do Projeto (Project Appraisal Document)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PEPI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Plano de Engajamento das Partes Interessadas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PIP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Plano Integrado de Propriedade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PSH-PR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Programa de Segurança Hídrica do Paraná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SANEPAR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Companhia de Saneamento do Paraná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SEAB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Secretaria de Estado da Agricultura e do Abastecimento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SECID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Secretaria de Estado das Cidades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SEPL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Secretaria de Estado do Planejamento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SIGARH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Sistema de Gestão Ambiental e de Recursos Hídricos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Sinisa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Sistema Nacional de Informações em Saneamento Básico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SISAR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Sistema Integrado de Saneamento Rural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TRD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Termo de Recebimento Definitivo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UGP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Unidade de Gerenciamento do Programa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UTP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[completar]</w:t>
            </w:r>
          </w:p>
        </w:tc>
      </w:tr>
    </w:tbl>
    <w:p>
      <w:pPr>
        <w:pStyle w:val="Orientacao"/>
      </w:pPr>
      <w:r>
        <w:t xml:space="preserve">Usar a lista única de siglas do MOP e acrescentar apenas as siglas próprias do caderno.</w:t>
      </w:r>
    </w:p>
    <w:p>
      <w:pPr>
        <w:pStyle w:val="TituloPre"/>
      </w:pPr>
      <w:r>
        <w:t xml:space="preserve">Orientações para elaboração do caderno</w:t>
      </w:r>
    </w:p>
    <w:p>
      <w:pPr>
        <w:pStyle w:val="Orientacao"/>
      </w:pPr>
      <w:r>
        <w:t xml:space="preserve">Esta página orienta a elaboração do caderno e deve ser apagada na versão final, assim como todas as caixas de orientação.</w:t>
      </w:r>
    </w:p>
    <w:p>
      <w:pPr>
        <w:pStyle w:val="Orientacao"/>
      </w:pPr>
      <w:r>
        <w:t xml:space="preserve">Usar os estilos do modelo: subcomponente em Título 1; ação em Título da Ação; os 10 itens da ação em Título 3; as etapas em Título 4; texto em Normal.</w:t>
      </w:r>
    </w:p>
    <w:p>
      <w:pPr>
        <w:pStyle w:val="Orientacao"/>
      </w:pPr>
      <w:r>
        <w:t xml:space="preserve">Ilustrar sempre que possível com mapa cartográfico, mapa mental de processo, fotos, esquemas, organogramas, fluxogramas, gráficos e infográficos, seguindo cores e símbolos do Guia de Identidade Visual.</w:t>
      </w:r>
    </w:p>
    <w:p>
      <w:pPr>
        <w:pStyle w:val="Orientacao"/>
      </w:pPr>
      <w:r>
        <w:t xml:space="preserve">Toda ilustração, quadro ou tabela tem título acima (estilo Legenda MOP, inserido por Referências › Inserir Legenda) e fonte abaixo (estilo Fonte MOP), e é citada no texto por referência cruzada. Inserir o mais próximo possível do trecho a que se refere.</w:t>
      </w:r>
    </w:p>
    <w:p>
      <w:pPr>
        <w:pStyle w:val="Orientacao"/>
      </w:pPr>
      <w:r>
        <w:t xml:space="preserve">Tabelas seguem as normas do IBGE: laterais abertas, números alinhados à direita.</w:t>
      </w:r>
    </w:p>
    <w:p>
      <w:pPr>
        <w:pStyle w:val="Orientacao"/>
      </w:pPr>
      <w:r>
        <w:t xml:space="preserve">Citações no texto e lista de referências conforme ABNT NBR 6023.</w:t>
      </w:r>
    </w:p>
    <w:p>
      <w:pPr>
        <w:pStyle w:val="Orientacao"/>
      </w:pPr>
      <w:r>
        <w:t xml:space="preserve">Hierarquia: componente → subcomponente → atividade (ex.: Atividade 1.1.1) → ação (ex.: Ação 1.1.1.2) → itens de custo da planilha. Cada ação é descrita com os 10 itens padronizados; a atividade tem apenas uma apresentação curta. Estilos: subcomponente em Título 1, atividade em Título 2, ação em Título da Ação, os 10 itens em Item da Ação e as etapas em Etapa da Ação.</w:t>
      </w:r>
    </w:p>
    <w:p>
      <w:pPr>
        <w:pStyle w:val="Heading1"/>
      </w:pPr>
      <w:r>
        <w:t xml:space="preserve">Componente 3 – Redução dos riscos à segurança hídrica para a universalização do acesso aos serviços de abastecimento de água e esgotamento sanitário</w:t>
      </w:r>
    </w:p>
    <w:p>
      <w:pPr>
        <w:pStyle w:val="Orientacao"/>
      </w:pPr>
      <w:r>
        <w:t xml:space="preserve">Redigir texto corrido, sem subtítulos, que responda às perguntas abaixo. As perguntas orientam a redação e não devem aparecer no texto final.</w:t>
      </w:r>
    </w:p>
    <w:p>
      <w:pPr>
        <w:pStyle w:val="Orientacao"/>
      </w:pPr>
      <w:r>
        <w:t xml:space="preserve">O quê? Objetivos e metas do componente.</w:t>
      </w:r>
    </w:p>
    <w:p>
      <w:pPr>
        <w:pStyle w:val="Orientacao"/>
      </w:pPr>
      <w:r>
        <w:t xml:space="preserve">Por quê? Problema a ser enfrentado; motivo, justificativa e relevância; como o componente contribui para a segurança hídrica e para o PDO do PSH-PR, de forma coerente com a teoria da mudança do Caderno Geral. Inserir a figura-síntese do modelo lógico (versão completa no Anexo 01 do caderno).</w:t>
      </w:r>
    </w:p>
    <w:p>
      <w:pPr>
        <w:pStyle w:val="Orientacao"/>
      </w:pPr>
      <w:r>
        <w:t xml:space="preserve">Onde? Local e abrangência; mapa; critérios de seleção das áreas prioritárias do componente.</w:t>
      </w:r>
    </w:p>
    <w:p>
      <w:pPr>
        <w:pStyle w:val="Orientacao"/>
      </w:pPr>
      <w:r>
        <w:t xml:space="preserve">Quando? Duração prevista, data de início e data de término.</w:t>
      </w:r>
    </w:p>
    <w:p>
      <w:pPr>
        <w:pStyle w:val="Orientacao"/>
      </w:pPr>
      <w:r>
        <w:t xml:space="preserve">Quem? Arranjo de gestão e governança do componente; responsabilidade e equipe (instituição › diretoria › gerência, sem nomes de pessoas); partes interessadas; beneficiários diretos (público-alvo) e indiretos. No C2, incluir o arranjo específico do subcomponente 2.3 (municípios e colegiados).</w:t>
      </w:r>
    </w:p>
    <w:p>
      <w:pPr>
        <w:pStyle w:val="Orientacao"/>
      </w:pPr>
      <w:r>
        <w:t xml:space="preserve">Como? Estruturação do componente, indicando sucintamente quais subcomponentes e ações estão previstos (lembrar que serão detalhados em itens específicos). Inserir organograma, infográfico ou mapa mental que represente a estruturação. Indicar as interfaces entre os subcomponentes e com outros componentes.</w:t>
      </w:r>
    </w:p>
    <w:p>
      <w:pPr>
        <w:pStyle w:val="Orientacao"/>
      </w:pPr>
      <w:r>
        <w:t xml:space="preserve">Quanto custa? Valor do componente por fonte (empréstimo e contrapartida), no quadro-resumo por subcomponente.</w:t>
      </w:r>
    </w:p>
    <w:p>
      <w:pPr>
        <w:pStyle w:val="Legenda"/>
      </w:pPr>
      <w: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t xml:space="preserve"> – Modelo lógico do Componente 3 (síntese)</w:t>
      </w:r>
    </w:p>
    <w:p>
      <w:pPr>
        <w:pStyle w:val="Orientacao"/>
      </w:pPr>
      <w:r>
        <w:t xml:space="preserve">[Inserir figura]</w:t>
      </w:r>
    </w:p>
    <w:p>
      <w:pPr>
        <w:pStyle w:val="Fonte"/>
      </w:pPr>
      <w:r>
        <w:t xml:space="preserve">Fonte: [autor] ([ano]).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Custos do Componente 3 por subcomponente e fonte (R$ milhões)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71"/>
        <w:gridCol w:w="1700"/>
        <w:gridCol w:w="1700"/>
        <w:gridCol w:w="1400"/>
      </w:tblGrid>
      <w:tr>
        <w:trPr>
          <w:tblHeader/>
        </w:trPr>
        <w:tc>
          <w:tcPr>
            <w:tcW w:type="dxa" w:w="4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Subcomponente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Empréstimo BIRD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Contrapartida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3.1 Gestão de riscos em bacias de mananciais de abastecimento público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42,67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154,86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197,54</w:t>
            </w:r>
          </w:p>
        </w:tc>
      </w:tr>
      <w:tr>
        <w:trPr>
          <w:cantSplit/>
        </w:trPr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3.2 Ampliação do acesso a serviços sustentáveis de abastecimento de água e esgotamento sanitário em áreas rurais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193,60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67,15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260,75</w:t>
            </w:r>
          </w:p>
        </w:tc>
      </w:tr>
      <w:tr>
        <w:trPr>
          <w:cantSplit/>
        </w:trPr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Total do componente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236,28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222,01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458,29</w:t>
            </w:r>
          </w:p>
        </w:tc>
      </w:tr>
    </w:tbl>
    <w:p>
      <w:pPr>
        <w:pStyle w:val="Fonte"/>
      </w:pPr>
      <w:r>
        <w:t xml:space="preserve">Fonte: Planilha PSH_CUSTO_Consolidada (valores da versão v2408, a atualizar).</w:t>
      </w:r>
    </w:p>
    <w:p>
      <w:pPr>
        <w:pStyle w:val="Heading1"/>
      </w:pPr>
      <w:r>
        <w:t xml:space="preserve">Subcomponente 3.1 – Gestão de riscos em bacias de mananciais de abastecimento público</w:t>
      </w:r>
    </w:p>
    <w:p>
      <w:pPr>
        <w:pStyle w:val="Orientacao"/>
      </w:pPr>
      <w:r>
        <w:t xml:space="preserve">Até 2 páginas de texto corrido, sem subtítulos, respondendo só ao que é próprio do subcomponente. As perguntas orientam a redação e não devem aparecer no texto final.</w:t>
      </w:r>
    </w:p>
    <w:p>
      <w:pPr>
        <w:pStyle w:val="Orientacao"/>
      </w:pPr>
      <w:r>
        <w:t xml:space="preserve">O quê? Objetivos e metas do subcomponente.</w:t>
      </w:r>
    </w:p>
    <w:p>
      <w:pPr>
        <w:pStyle w:val="Orientacao"/>
      </w:pPr>
      <w:r>
        <w:t xml:space="preserve">Por quê? Problema a ser enfrentado e como o subcomponente contribui para os objetivos do componente.</w:t>
      </w:r>
    </w:p>
    <w:p>
      <w:pPr>
        <w:pStyle w:val="Orientacao"/>
      </w:pPr>
      <w:r>
        <w:t xml:space="preserve">Onde? Local, abrangência e critérios de seleção da área prioritária do subcomponente; mapa, se diferente do componente.</w:t>
      </w:r>
    </w:p>
    <w:p>
      <w:pPr>
        <w:pStyle w:val="Orientacao"/>
      </w:pPr>
      <w:r>
        <w:t xml:space="preserve">Quando? Duração prevista, início e término.</w:t>
      </w:r>
    </w:p>
    <w:p>
      <w:pPr>
        <w:pStyle w:val="Orientacao"/>
      </w:pPr>
      <w:r>
        <w:t xml:space="preserve">Quem? Só se o arranjo, a equipe ou os beneficiários forem diferentes dos do componente.</w:t>
      </w:r>
    </w:p>
    <w:p>
      <w:pPr>
        <w:pStyle w:val="Orientacao"/>
      </w:pPr>
      <w:r>
        <w:t xml:space="preserve">Como? Estruturação do subcomponente, indicando sucintamente as ações previstas (lembrar que serão detalhadas em itens específicos), com esquema ou quadro.</w:t>
      </w:r>
    </w:p>
    <w:p>
      <w:pPr>
        <w:pStyle w:val="Orientacao"/>
      </w:pPr>
      <w:r>
        <w:t xml:space="preserve">Quanto custa? Valor total do subcomponente por fonte (empréstimo e contrapartida).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Atividades e ações do Subcomponente 3.1 (R$ milhões)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4271"/>
        <w:gridCol w:w="120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Atividade</w:t>
            </w:r>
          </w:p>
        </w:tc>
        <w:tc>
          <w:tcPr>
            <w:tcW w:type="dxa" w:w="4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Ação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Valor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Atividade 3.1.1 – Recuperar e conservar o Alto Iguaçu (Projeto Reservas Hídricas do Iguaçu)</w:t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62,11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3.1.1.1 – Reservas Hídricas: complexos de áreas úmidas (wetlands)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16,44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3.1.1.2 – Canal extravasor: obras de melhoria e contenção de cheias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27,00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3.1.1.3 – Infraestruturas auxiliares de drenagem e parques urbanos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13,46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3.1.1.4 – Gerenciamento e supervisão das obras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5,21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Atividade 3.1.2 – Aprimorar o monitoramento quantitativo e qualitativo dos mananciais</w:t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38,44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3.1.2.1 – Plataforma Infohidro e previsão hidrometeorológica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18,95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3.1.2.2 – Monitoramento quantitativo e qualitativo das águas subterrâneas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5,73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3.1.2.3 – Monitoramento da qualidade da água bruta nos mananciais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6,57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3.1.2.4 – Monitoramento biológico de mananciais (DNA ambiental)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4,80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3.1.2.5 – Informações hidrológicas em rios de interesse da SANEPAR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2,40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Atividade 3.1.3 – Elaborar estudos, planos, metodologias e instrumentos para reduzir pressões sobre os mananciais</w:t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76,98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3.1.3.1 – Valoração ambiental e pagamento por serviços ambientais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2,10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3.1.3.2 – Planos de manejo das APAs da Região Metropolitana de Curitiba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0,60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3.1.3.3 – Manejo sustentável do solo em microbacias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21,15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3.1.3.4 – Recuperação de áreas de mananciais (TCT SANEPAR e COHAPAR)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1,30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3.1.3.5 – Fundo Azul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51,84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Atividade 3.1.4 – Implementar os Planos de Ação de Emergência das barragens</w:t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3.1.4.1 – PAE das barragens Iraí, Passaúna, Piraquara I e Piraquara II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20,00</w:t>
            </w:r>
          </w:p>
        </w:tc>
      </w:tr>
    </w:tbl>
    <w:p>
      <w:pPr>
        <w:pStyle w:val="Fonte"/>
      </w:pPr>
      <w:r>
        <w:t xml:space="preserve">Fonte: Planilha PSH_CUSTO_Consolidada.</w:t>
      </w:r>
    </w:p>
    <w:p>
      <w:pPr>
        <w:pStyle w:val="Heading2"/>
      </w:pPr>
      <w:r>
        <w:t xml:space="preserve">Atividade 3.1.1 – Recuperar e conservar o Alto Iguaçu (Projeto Reservas Hídricas do Iguaçu)</w:t>
      </w:r>
    </w:p>
    <w:p>
      <w:pPr>
        <w:pStyle w:val="Orientacao"/>
      </w:pPr>
      <w:r>
        <w:t xml:space="preserve">Apresentação da atividade, em até meia página: objetivo comum às ações, nota técnica de origem e como as ações se articulam. O detalhamento operacional fica em cada ação.</w:t>
      </w:r>
    </w:p>
    <w:p>
      <w:r>
        <w:rPr>
          <w:b/>
          <w:bCs/>
        </w:rPr>
        <w:t xml:space="preserve">Correspondência: </w:t>
      </w:r>
      <w:r>
        <w:t xml:space="preserve">Acordo de Empréstimo, Parte 3.1(a) e 3.1(b); nota técnica: NT S2.2 P.1 – Recuperação e conservação ambiental do Alto Iguaçu (rev. mar/2026) e nota complementar (nov/2025); NT 001/2025 GHID/DMA – Reservas Hídricas do Iguaçu.</w:t>
      </w:r>
    </w:p>
    <w:p>
      <w:r>
        <w:rPr>
          <w:b/>
          <w:bCs/>
        </w:rPr>
        <w:t xml:space="preserve">Valor da atividade: </w:t>
      </w:r>
      <w:r>
        <w:t xml:space="preserve">R$ 62,11 milhões (empréstimo BIRD: R$ 42,67 milhões; contrapartida: R$ 19,44 milhões).</w:t>
      </w:r>
    </w:p>
    <w:p>
      <w:r>
        <w:rPr>
          <w:b/>
          <w:bCs/>
        </w:rPr>
        <w:t xml:space="preserve">Ações: </w:t>
      </w:r>
      <w:r>
        <w:t xml:space="preserve">3.1.1.1 Reservas Hídricas: complexos de áreas úmidas (wetlands); 3.1.1.2 Canal extravasor: obras de melhoria e contenção de cheias; 3.1.1.3 Infraestruturas auxiliares de drenagem e parques urbanos; 3.1.1.4 Gerenciamento e supervisão das obras.</w:t>
      </w:r>
    </w:p>
    <w:p>
      <w:pPr>
        <w:pStyle w:val="TituloAcao"/>
      </w:pPr>
      <w:r>
        <w:t xml:space="preserve">Ação 3.1.1.1 – Reservas Hídricas: complexos de áreas úmidas (wetlands)</w:t>
      </w:r>
    </w:p>
    <w:p>
      <w:pPr>
        <w:pStyle w:val="Orientacao"/>
      </w:pPr>
      <w:r>
        <w:t xml:space="preserve">Atividade 3.1.1 – Recuperar e conservar o Alto Iguaçu (Projeto Reservas Hídricas do Iguaçu) · Acordo de Empréstimo, Parte 3.1(a) e 3.1(b) · Nota técnica: NT S2.2 P.1 – Recuperação e conservação ambiental do Alto Iguaçu (rev. mar/2026) e nota complementar (nov/2025); NT 001/2025 GHID/DMA – Reservas Hídricas do Iguaçu.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R$ 16,44 milhões (empréstimo BIRD: R$ 0,00 milhões; contrapartida: R$ 16,44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Implantação dos complexos de wetlands totalizando 246 ha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3.1.1.1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3.1.1.1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Implantação dos complexos de wetlands totalizando 246 ha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ha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246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3.1.1.2 – Canal extravasor: obras de melhoria e contenção de cheias</w:t>
      </w:r>
    </w:p>
    <w:p>
      <w:pPr>
        <w:pStyle w:val="Orientacao"/>
      </w:pPr>
      <w:r>
        <w:t xml:space="preserve">Atividade 3.1.1 – Recuperar e conservar o Alto Iguaçu (Projeto Reservas Hídricas do Iguaçu) · Acordo de Empréstimo, Parte 3.1(a) e 3.1(b) · Nota técnica: NT S2.2 P.1 – Recuperação e conservação ambiental do Alto Iguaçu (rev. mar/2026) e nota complementar (nov/2025); NT 001/2025 GHID/DMA – Reservas Hídricas do Iguaçu.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R$ 27,00 milhões (empréstimo BIRD: R$ 27,00 milhões; contrapartida: R$ 0,00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Canal de drenagem – BIRD.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3.1.1.2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3.1.1.2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Canal de drenagem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obra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3.1.1.3 – Infraestruturas auxiliares de drenagem e parques urbanos</w:t>
      </w:r>
    </w:p>
    <w:p>
      <w:pPr>
        <w:pStyle w:val="Orientacao"/>
      </w:pPr>
      <w:r>
        <w:t xml:space="preserve">Atividade 3.1.1 – Recuperar e conservar o Alto Iguaçu (Projeto Reservas Hídricas do Iguaçu) · Acordo de Empréstimo, Parte 3.1(a) e 3.1(b) · Nota técnica: NT S2.2 P.1 – Recuperação e conservação ambiental do Alto Iguaçu (rev. mar/2026) e nota complementar (nov/2025); NT 001/2025 GHID/DMA – Reservas Hídricas do Iguaçu.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R$ 13,46 milhões (empréstimo BIRD: R$ 10,47 milhões; contrapartida: R$ 3,00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Obras de drenagem, controle de cheias e parque linear – BIRD.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3.1.1.3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3.1.1.3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Obras de drenagem, controle de cheias e parque linear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obras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3.1.1.4 – Gerenciamento e supervisão das obras</w:t>
      </w:r>
    </w:p>
    <w:p>
      <w:pPr>
        <w:pStyle w:val="Orientacao"/>
      </w:pPr>
      <w:r>
        <w:t xml:space="preserve">Atividade 3.1.1 – Recuperar e conservar o Alto Iguaçu (Projeto Reservas Hídricas do Iguaçu) · Acordo de Empréstimo, Parte 3.1(a) e 3.1(b) · Nota técnica: NT S2.2 P.1 – Recuperação e conservação ambiental do Alto Iguaçu (rev. mar/2026) e nota complementar (nov/2025); NT 001/2025 GHID/DMA – Reservas Hídricas do Iguaçu.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R$ 5,21 milhões (empréstimo BIRD: R$ 5,21 milhões; contrapartida: R$ 0,00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Gerenciamento e supervisão de obras – BIRD.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3.1.1.4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3.1.1.4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Gerenciamento e supervisão de obras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contrato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Heading2"/>
      </w:pPr>
      <w:r>
        <w:t xml:space="preserve">Atividade 3.1.2 – Aprimorar o monitoramento quantitativo e qualitativo dos mananciais</w:t>
      </w:r>
    </w:p>
    <w:p>
      <w:pPr>
        <w:pStyle w:val="Orientacao"/>
      </w:pPr>
      <w:r>
        <w:t xml:space="preserve">Apresentação da atividade, em até meia página: objetivo comum às ações, nota técnica de origem e como as ações se articulam. O detalhamento operacional fica em cada ação.</w:t>
      </w:r>
    </w:p>
    <w:p>
      <w:r>
        <w:rPr>
          <w:b/>
          <w:bCs/>
        </w:rPr>
        <w:t xml:space="preserve">Correspondência: </w:t>
      </w:r>
      <w:r>
        <w:t xml:space="preserve">Acordo de Empréstimo, Parte 3.1(c); nota técnica: NT SANEPAR – Monitoramento e Conservação (parte Monitoramento).</w:t>
      </w:r>
    </w:p>
    <w:p>
      <w:r>
        <w:rPr>
          <w:b/>
          <w:bCs/>
        </w:rPr>
        <w:t xml:space="preserve">Valor da atividade: </w:t>
      </w:r>
      <w:r>
        <w:t xml:space="preserve">R$ 38,44 milhões (empréstimo BIRD: R$ 0,00 milhões; contrapartida: R$ 38,44 milhões).</w:t>
      </w:r>
    </w:p>
    <w:p>
      <w:r>
        <w:rPr>
          <w:b/>
          <w:bCs/>
        </w:rPr>
        <w:t xml:space="preserve">Ações: </w:t>
      </w:r>
      <w:r>
        <w:t xml:space="preserve">3.1.2.1 Plataforma Infohidro e previsão hidrometeorológica; 3.1.2.2 Monitoramento quantitativo e qualitativo das águas subterrâneas; 3.1.2.3 Monitoramento da qualidade da água bruta nos mananciais; 3.1.2.4 Monitoramento biológico de mananciais (DNA ambiental); 3.1.2.5 Informações hidrológicas em rios de interesse da SANEPAR.</w:t>
      </w:r>
    </w:p>
    <w:p>
      <w:pPr>
        <w:pStyle w:val="TituloAcao"/>
      </w:pPr>
      <w:r>
        <w:t xml:space="preserve">Ação 3.1.2.1 – Plataforma Infohidro e previsão hidrometeorológica</w:t>
      </w:r>
    </w:p>
    <w:p>
      <w:pPr>
        <w:pStyle w:val="Orientacao"/>
      </w:pPr>
      <w:r>
        <w:t xml:space="preserve">Atividade 3.1.2 – Aprimorar o monitoramento quantitativo e qualitativo dos mananciais · Acordo de Empréstimo, Parte 3.1(c) · Nota técnica: NT SANEPAR – Monitoramento e Conservação (parte Monitoramento).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R$ 18,95 milhões (empréstimo BIRD: R$ 0,00 milhões; contrapartida: R$ 18,95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Dados do INFOHIDRO acessíveis no banco de dados e disponíveis para consulta pública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3.1.2.1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3.1.2.1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Dados do INFOHIDRO acessíveis no banco de dados e disponíveis para consulta pública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plataforma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3.1.2.2 – Monitoramento quantitativo e qualitativo das águas subterrâneas</w:t>
      </w:r>
    </w:p>
    <w:p>
      <w:pPr>
        <w:pStyle w:val="Orientacao"/>
      </w:pPr>
      <w:r>
        <w:t xml:space="preserve">Atividade 3.1.2 – Aprimorar o monitoramento quantitativo e qualitativo dos mananciais · Acordo de Empréstimo, Parte 3.1(c) · Nota técnica: NT SANEPAR – Monitoramento e Conservação (parte Monitoramento).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R$ 5,73 milhões (empréstimo BIRD: R$ 0,00 milhões; contrapartida: R$ 5,73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Metodologia para avaliação e monitoramento quantitativo e qualitativo das águas subterrâneas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3.1.2.2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3.1.2.2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Metodologia para avaliação e monitoramento quantitativo e qualitativo das águas subterrâneas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metodologia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3.1.2.3 – Monitoramento da qualidade da água bruta nos mananciais</w:t>
      </w:r>
    </w:p>
    <w:p>
      <w:pPr>
        <w:pStyle w:val="Orientacao"/>
      </w:pPr>
      <w:r>
        <w:t xml:space="preserve">Atividade 3.1.2 – Aprimorar o monitoramento quantitativo e qualitativo dos mananciais · Acordo de Empréstimo, Parte 3.1(c) · Nota técnica: NT SANEPAR – Monitoramento e Conservação (parte Monitoramento).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R$ 6,57 milhões (empréstimo BIRD: R$ 0,00 milhões; contrapartida: R$ 6,57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Dados das coletas e análises de qualidade da água in natura em mananciais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3.1.2.3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3.1.2.3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Dados das coletas e análises de qualidade da água in natura em mananciais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programa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3.1.2.4 – Monitoramento biológico de mananciais (DNA ambiental)</w:t>
      </w:r>
    </w:p>
    <w:p>
      <w:pPr>
        <w:pStyle w:val="Orientacao"/>
      </w:pPr>
      <w:r>
        <w:t xml:space="preserve">Atividade 3.1.2 – Aprimorar o monitoramento quantitativo e qualitativo dos mananciais · Acordo de Empréstimo, Parte 3.1(c) · Nota técnica: NT SANEPAR – Monitoramento e Conservação (parte Monitoramento).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R$ 4,80 milhões (empréstimo BIRD: R$ 0,00 milhões; contrapartida: R$ 4,80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Análises de monitoramento biológico de mananciais/DNA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3.1.2.4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3.1.2.4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Análises de monitoramento biológico de mananciais/DNA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programa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3.1.2.5 – Informações hidrológicas em rios de interesse da SANEPAR</w:t>
      </w:r>
    </w:p>
    <w:p>
      <w:pPr>
        <w:pStyle w:val="Orientacao"/>
      </w:pPr>
      <w:r>
        <w:t xml:space="preserve">Atividade 3.1.2 – Aprimorar o monitoramento quantitativo e qualitativo dos mananciais · Acordo de Empréstimo, Parte 3.1(c) · Nota técnica: NT SANEPAR – Monitoramento e Conservação (parte Monitoramento).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R$ 2,40 milhões (empréstimo BIRD: R$ 0,00 milhões; contrapartida: R$ 2,40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Metodologia para geração de informações hidrológicas em rios de interesse da Companhia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3.1.2.5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3.1.2.5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Metodologia para geração de informações hidrológicas em rios de interesse da Companhia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metodologia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Heading2"/>
      </w:pPr>
      <w:r>
        <w:t xml:space="preserve">Atividade 3.1.3 – Elaborar estudos, planos, metodologias e instrumentos para reduzir pressões sobre os mananciais</w:t>
      </w:r>
    </w:p>
    <w:p>
      <w:pPr>
        <w:pStyle w:val="Orientacao"/>
      </w:pPr>
      <w:r>
        <w:t xml:space="preserve">Apresentação da atividade, em até meia página: objetivo comum às ações, nota técnica de origem e como as ações se articulam. O detalhamento operacional fica em cada ação.</w:t>
      </w:r>
    </w:p>
    <w:p>
      <w:r>
        <w:rPr>
          <w:b/>
          <w:bCs/>
        </w:rPr>
        <w:t xml:space="preserve">Correspondência: </w:t>
      </w:r>
      <w:r>
        <w:t xml:space="preserve">Acordo de Empréstimo, Parte 3.1(d); nota técnica: NT SANEPAR – Monitoramento e Conservação (parte Conservação); NT Recuperação de mananciais – TCT SANEPAR e COHAPAR; NT Fundo Azul.</w:t>
      </w:r>
    </w:p>
    <w:p>
      <w:r>
        <w:rPr>
          <w:b/>
          <w:bCs/>
        </w:rPr>
        <w:t xml:space="preserve">Valor da atividade: </w:t>
      </w:r>
      <w:r>
        <w:t xml:space="preserve">R$ 76,98 milhões (empréstimo BIRD: R$ 0,00 milhões; contrapartida: R$ 76,98 milhões).</w:t>
      </w:r>
    </w:p>
    <w:p>
      <w:r>
        <w:rPr>
          <w:b/>
          <w:bCs/>
        </w:rPr>
        <w:t xml:space="preserve">Ações: </w:t>
      </w:r>
      <w:r>
        <w:t xml:space="preserve">3.1.3.1 Valoração ambiental e pagamento por serviços ambientais; 3.1.3.2 Planos de manejo das APAs da Região Metropolitana de Curitiba; 3.1.3.3 Manejo sustentável do solo em microbacias; 3.1.3.4 Recuperação de áreas de mananciais (TCT SANEPAR e COHAPAR); 3.1.3.5 Fundo Azul.</w:t>
      </w:r>
    </w:p>
    <w:p>
      <w:pPr>
        <w:pStyle w:val="TituloAcao"/>
      </w:pPr>
      <w:r>
        <w:t xml:space="preserve">Ação 3.1.3.1 – Valoração ambiental e pagamento por serviços ambientais</w:t>
      </w:r>
    </w:p>
    <w:p>
      <w:pPr>
        <w:pStyle w:val="Orientacao"/>
      </w:pPr>
      <w:r>
        <w:t xml:space="preserve">Atividade 3.1.3 – Elaborar estudos, planos, metodologias e instrumentos para reduzir pressões sobre os mananciais · Acordo de Empréstimo, Parte 3.1(d) · Nota técnica: NT SANEPAR – Monitoramento e Conservação (parte Conservação); NT Recuperação de mananciais – TCT SANEPAR e COHAPAR; NT Fundo Azul.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R$ 2,10 milhões (empréstimo BIRD: R$ 0,00 milhões; contrapartida: R$ 2,10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Metodologia de valoração ambiental: compensação/pagamentos por serviços ambientais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3.1.3.1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3.1.3.1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Metodologia de valoração ambiental: compensação/pagamentos por serviços ambientais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metodologia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3.1.3.2 – Planos de manejo das APAs da Região Metropolitana de Curitiba</w:t>
      </w:r>
    </w:p>
    <w:p>
      <w:pPr>
        <w:pStyle w:val="Orientacao"/>
      </w:pPr>
      <w:r>
        <w:t xml:space="preserve">Atividade 3.1.3 – Elaborar estudos, planos, metodologias e instrumentos para reduzir pressões sobre os mananciais · Acordo de Empréstimo, Parte 3.1(d) · Nota técnica: NT SANEPAR – Monitoramento e Conservação (parte Conservação); NT Recuperação de mananciais – TCT SANEPAR e COHAPAR; NT Fundo Azul.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R$ 0,60 milhões (empréstimo BIRD: R$ 0,00 milhões; contrapartida: R$ 0,60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Planos de Manejo das APA´s da Região Metropolitana de Curitiba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3.1.3.2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3.1.3.2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Planos de Manejo das APA´s da Região Metropolitana de Curitiba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planos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3.1.3.3 – Manejo sustentável do solo em microbacias</w:t>
      </w:r>
    </w:p>
    <w:p>
      <w:pPr>
        <w:pStyle w:val="Orientacao"/>
      </w:pPr>
      <w:r>
        <w:t xml:space="preserve">Atividade 3.1.3 – Elaborar estudos, planos, metodologias e instrumentos para reduzir pressões sobre os mananciais · Acordo de Empréstimo, Parte 3.1(d) · Nota técnica: NT SANEPAR – Monitoramento e Conservação (parte Conservação); NT Recuperação de mananciais – TCT SANEPAR e COHAPAR; NT Fundo Azul.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R$ 21,15 milhões (empréstimo BIRD: R$ 0,00 milhões; contrapartida: R$ 21,15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Metodologia de manejo sustentável de solo em microbacias e implantação de UR´s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3.1.3.3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3.1.3.3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Metodologia de manejo sustentável de solo em microbacias e implantação de UR´s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microbacias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135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3.1.3.4 – Recuperação de áreas de mananciais (TCT SANEPAR e COHAPAR)</w:t>
      </w:r>
    </w:p>
    <w:p>
      <w:pPr>
        <w:pStyle w:val="Orientacao"/>
      </w:pPr>
      <w:r>
        <w:t xml:space="preserve">Atividade 3.1.3 – Elaborar estudos, planos, metodologias e instrumentos para reduzir pressões sobre os mananciais · Acordo de Empréstimo, Parte 3.1(d) · Nota técnica: NT SANEPAR – Monitoramento e Conservação (parte Conservação); NT Recuperação de mananciais – TCT SANEPAR e COHAPAR; NT Fundo Azul.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R$ 1,30 milhões (empréstimo BIRD: R$ 0,00 milhões; contrapartida: R$ 1,30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Projeto de recuperação ambiental Sanepar e Cohapar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3.1.3.4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3.1.3.4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Projeto de recuperação ambiental Sanepar e Cohapar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projetos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16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3.1.3.5 – Fundo Azul</w:t>
      </w:r>
    </w:p>
    <w:p>
      <w:pPr>
        <w:pStyle w:val="Orientacao"/>
      </w:pPr>
      <w:r>
        <w:t xml:space="preserve">Atividade 3.1.3 – Elaborar estudos, planos, metodologias e instrumentos para reduzir pressões sobre os mananciais · Acordo de Empréstimo, Parte 3.1(d) · Nota técnica: NT SANEPAR – Monitoramento e Conservação (parte Conservação); NT Recuperação de mananciais – TCT SANEPAR e COHAPAR; NT Fundo Azul.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R$ 51,84 milhões (empréstimo BIRD: R$ 0,00 milhões; contrapartida: R$ 51,84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Compensação ambiental por meio do Fundo Azul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3.1.3.5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3.1.3.5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Compensação ambiental por meio do Fundo Azul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fundo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Heading2"/>
      </w:pPr>
      <w:r>
        <w:t xml:space="preserve">Atividade 3.1.4 – Implementar os Planos de Ação de Emergência das barragens</w:t>
      </w:r>
    </w:p>
    <w:p>
      <w:pPr>
        <w:pStyle w:val="Orientacao"/>
      </w:pPr>
      <w:r>
        <w:t xml:space="preserve">Apresentação da atividade, em até meia página: objetivo comum às ações, nota técnica de origem e como as ações se articulam. O detalhamento operacional fica em cada ação.</w:t>
      </w:r>
    </w:p>
    <w:p>
      <w:r>
        <w:rPr>
          <w:b/>
          <w:bCs/>
        </w:rPr>
        <w:t xml:space="preserve">Correspondência: </w:t>
      </w:r>
      <w:r>
        <w:t xml:space="preserve">Acordo de Empréstimo, Parte 3.1(e); nota técnica: Relatório Técnico nº 001/2025 – GDOP/SANEPAR.</w:t>
      </w:r>
    </w:p>
    <w:p>
      <w:r>
        <w:rPr>
          <w:b/>
          <w:bCs/>
        </w:rPr>
        <w:t xml:space="preserve">Valor da atividade: </w:t>
      </w:r>
      <w:r>
        <w:t xml:space="preserve">R$ 20,00 milhões (empréstimo BIRD: R$ 0,00 milhões; contrapartida: R$ 20,00 milhões).</w:t>
      </w:r>
    </w:p>
    <w:p>
      <w:r>
        <w:rPr>
          <w:b/>
          <w:bCs/>
        </w:rPr>
        <w:t xml:space="preserve">Ações: </w:t>
      </w:r>
      <w:r>
        <w:t xml:space="preserve">3.1.4.1 PAE das barragens Iraí, Passaúna, Piraquara I e Piraquara II.</w:t>
      </w:r>
    </w:p>
    <w:p>
      <w:pPr>
        <w:pStyle w:val="TituloAcao"/>
      </w:pPr>
      <w:r>
        <w:t xml:space="preserve">Ação 3.1.4.1 – PAE das barragens Iraí, Passaúna, Piraquara I e Piraquara II</w:t>
      </w:r>
    </w:p>
    <w:p>
      <w:pPr>
        <w:pStyle w:val="Orientacao"/>
      </w:pPr>
      <w:r>
        <w:t xml:space="preserve">Atividade 3.1.4 – Implementar os Planos de Ação de Emergência das barragens · Acordo de Empréstimo, Parte 3.1(e) · Nota técnica: Relatório Técnico nº 001/2025 – GDOP/SANEPAR.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R$ 20,00 milhões (empréstimo BIRD: R$ 0,00 milhões; contrapartida: R$ 20,00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Planos de Ação de Emergência – PAE das barragens Iraí, Passaúna, Piraquara I e Piraquara II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3.1.4.1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3.1.4.1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Planos de Ação de Emergência – PAE das barragens Iraí, Passaúna, Piraquara I e Piraquara II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PAEs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4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Heading1"/>
      </w:pPr>
      <w:r>
        <w:t xml:space="preserve">Subcomponente 3.2 – Ampliação do acesso a serviços sustentáveis de abastecimento de água e esgotamento sanitário em áreas rurais</w:t>
      </w:r>
    </w:p>
    <w:p>
      <w:pPr>
        <w:pStyle w:val="Orientacao"/>
      </w:pPr>
      <w:r>
        <w:t xml:space="preserve">Até 2 páginas de texto corrido, sem subtítulos, respondendo só ao que é próprio do subcomponente. As perguntas orientam a redação e não devem aparecer no texto final.</w:t>
      </w:r>
    </w:p>
    <w:p>
      <w:pPr>
        <w:pStyle w:val="Orientacao"/>
      </w:pPr>
      <w:r>
        <w:t xml:space="preserve">O quê? Objetivos e metas do subcomponente.</w:t>
      </w:r>
    </w:p>
    <w:p>
      <w:pPr>
        <w:pStyle w:val="Orientacao"/>
      </w:pPr>
      <w:r>
        <w:t xml:space="preserve">Por quê? Problema a ser enfrentado e como o subcomponente contribui para os objetivos do componente.</w:t>
      </w:r>
    </w:p>
    <w:p>
      <w:pPr>
        <w:pStyle w:val="Orientacao"/>
      </w:pPr>
      <w:r>
        <w:t xml:space="preserve">Onde? Local, abrangência e critérios de seleção da área prioritária do subcomponente; mapa, se diferente do componente.</w:t>
      </w:r>
    </w:p>
    <w:p>
      <w:pPr>
        <w:pStyle w:val="Orientacao"/>
      </w:pPr>
      <w:r>
        <w:t xml:space="preserve">Quando? Duração prevista, início e término.</w:t>
      </w:r>
    </w:p>
    <w:p>
      <w:pPr>
        <w:pStyle w:val="Orientacao"/>
      </w:pPr>
      <w:r>
        <w:t xml:space="preserve">Quem? Só se o arranjo, a equipe ou os beneficiários forem diferentes dos do componente.</w:t>
      </w:r>
    </w:p>
    <w:p>
      <w:pPr>
        <w:pStyle w:val="Orientacao"/>
      </w:pPr>
      <w:r>
        <w:t xml:space="preserve">Como? Estruturação do subcomponente, indicando sucintamente as ações previstas (lembrar que serão detalhadas em itens específicos), com esquema ou quadro.</w:t>
      </w:r>
    </w:p>
    <w:p>
      <w:pPr>
        <w:pStyle w:val="Orientacao"/>
      </w:pPr>
      <w:r>
        <w:t xml:space="preserve">Quanto custa? Valor total do subcomponente por fonte (empréstimo e contrapartida).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Atividades e ações do Subcomponente 3.2 (R$ milhões)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4271"/>
        <w:gridCol w:w="120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Atividade</w:t>
            </w:r>
          </w:p>
        </w:tc>
        <w:tc>
          <w:tcPr>
            <w:tcW w:type="dxa" w:w="4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Ação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Valor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Atividade 3.2.1 – Formular a política e o plano estadual de saneamento rural</w:t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10,60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3.2.1.1 – Política e Plano Estadual de Saneamento Rural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10,60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Atividade 3.2.2 – Implantar e reabilitar sistemas coletivos de abastecimento de água no meio rural e as soluções de saneamento associadas</w:t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250,15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3.2.2.1 – Implantação dos modelos de gestão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6,90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3.2.2.2 – Trabalho técnico-social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6,47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3.2.2.3 – Implantação e reabilitação dos sistemas coletivos de abastecimento de água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107,90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3.2.2.4 – Programa Sanepar Rural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67,15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3.2.2.5 – Esgotamento sanitário nas comunidades atendidas com água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32,54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3.2.2.6 – Esgotamento sanitário em propriedades de mananciais (área </w:t>
            </w:r>
            <w:del w:id="9101" w:author="IAT – Atividade 3.2.2" w:date="2026-10-27T00:00:00Z">
              <w:r>
                <w:delText xml:space="preserve">do IDR-Paraná</w:delText>
              </w:r>
            </w:del>
            <w:ins w:id="9102" w:author="IAT – Atividade 3.2.2" w:date="2026-10-27T00:00:00Z">
              <w:r>
                <w:t xml:space="preserve">da SEAB</w:t>
              </w:r>
            </w:ins>
            <w:r>
              <w:t xml:space="preserve">)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18,40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3.2.2.7 – Supervisão e gerenciamento das obras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10,79</w:t>
            </w:r>
          </w:p>
        </w:tc>
      </w:tr>
    </w:tbl>
    <w:p>
      <w:pPr>
        <w:pStyle w:val="Fonte"/>
      </w:pPr>
      <w:r>
        <w:t xml:space="preserve">Fonte: Planilha PSH_CUSTO_Consolidada.</w:t>
      </w:r>
    </w:p>
    <w:p>
      <w:pPr>
        <w:pStyle w:val="Orientacao"/>
      </w:pPr>
      <w:r>
        <w:t xml:space="preserve">Atividade 3.2.1: responsável oficial SEPL; execução pela SECID por Termo de Cooperação; texto redigido pela SECID.</w:t>
      </w:r>
    </w:p>
    <w:p>
      <w:pPr>
        <w:pStyle w:val="Heading2"/>
      </w:pPr>
      <w:r>
        <w:t xml:space="preserve">Atividade 3.2.1 – Formular a política e o plano estadual de saneamento rural</w:t>
      </w:r>
    </w:p>
    <w:p>
      <w:pPr>
        <w:pStyle w:val="Orientacao"/>
      </w:pPr>
      <w:r>
        <w:t xml:space="preserve">Apresentação da atividade, em até meia página: objetivo comum às ações, nota técnica de origem e como as ações se articulam. O detalhamento operacional fica em cada ação.</w:t>
      </w:r>
    </w:p>
    <w:p>
      <w:r>
        <w:rPr>
          <w:b/>
          <w:bCs/>
        </w:rPr>
        <w:t xml:space="preserve">Correspondência: </w:t>
      </w:r>
      <w:r>
        <w:t xml:space="preserve">Acordo de Empréstimo, Parte 3.2(a); nota técnica: — (nota técnica não recebida; responsável SEPL, execução SECID por Termo de Cooperação).</w:t>
      </w:r>
    </w:p>
    <w:p>
      <w:r>
        <w:rPr>
          <w:b/>
          <w:bCs/>
        </w:rPr>
        <w:t xml:space="preserve">Valor da atividade: </w:t>
      </w:r>
      <w:r>
        <w:t xml:space="preserve">R$ 10,60 milhões (empréstimo BIRD: R$ 10,60 milhões; contrapartida: R$ 0,00 milhões).</w:t>
      </w:r>
    </w:p>
    <w:p>
      <w:r>
        <w:rPr>
          <w:b/>
          <w:bCs/>
        </w:rPr>
        <w:t xml:space="preserve">Ações: </w:t>
      </w:r>
      <w:r>
        <w:t xml:space="preserve">3.2.1.1 Política e Plano Estadual de Saneamento Rural.</w:t>
      </w:r>
    </w:p>
    <w:p>
      <w:pPr>
        <w:pStyle w:val="TituloAcao"/>
      </w:pPr>
      <w:r>
        <w:t xml:space="preserve">Ação 3.2.1.1 – Política e Plano Estadual de Saneamento Rural</w:t>
      </w:r>
    </w:p>
    <w:p>
      <w:pPr>
        <w:pStyle w:val="Orientacao"/>
      </w:pPr>
      <w:r>
        <w:t xml:space="preserve">Atividade 3.2.1 – Formular a política e o plano estadual de saneamento rural · Acordo de Empréstimo, Parte 3.2(a) · Nota técnica: — (nota técnica não recebida; responsável SEPL, execução SECID por Termo de Cooperação).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R$ 10,60 milhões (empréstimo BIRD: R$ 10,60 milhões; contrapartida: R$ 0,00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Politica e plano estadual de saneamento rural – BIRD.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3.2.1.1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3.2.1.1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Politica e plano estadual de saneamento rural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política e plano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Heading2"/>
      </w:pPr>
      <w:r>
        <w:t xml:space="preserve">Atividade 3.2.2 – Implantar e reabilitar sistemas coletivos de abastecimento de água no meio rural e as soluções de saneamento associadas</w:t>
      </w:r>
    </w:p>
    <w:p>
      <w:r>
        <w:rPr>
          <w:b/>
          <w:bCs/>
        </w:rPr>
        <w:t xml:space="preserve">Correspondência:</w:t>
      </w:r>
      <w:r>
        <w:t xml:space="preserve"> Acordo de Empréstimo, Parte 3.2(b); nota técnica: NT IAT – Subcomponente 3.2.b (IAT, 2026b); NT 2026 – Componente 3, Saneamento Rural (IAT, 2026a).</w:t>
      </w:r>
    </w:p>
    <w:p>
      <w:r>
        <w:rPr>
          <w:b/>
          <w:bCs/>
        </w:rPr>
        <w:t xml:space="preserve">Valor da atividade:</w:t>
      </w:r>
      <w:r>
        <w:t xml:space="preserve"> R$ 250,15 milhões (empréstimo BIRD: R$ 183,00 milhões; contrapartida: R$ 67,15 milhões).</w:t>
      </w:r>
    </w:p>
    <w:p>
      <w:r>
        <w:rPr>
          <w:b/>
          <w:bCs/>
        </w:rPr>
        <w:t xml:space="preserve">Ações:</w:t>
      </w:r>
      <w:r>
        <w:t xml:space="preserve"> 3.2.2.1 Implantação dos modelos de gestão; 3.2.2.2 Trabalho técnico-social; 3.2.2.3 Implantação e reabilitação dos sistemas coletivos de abastecimento de água; 3.2.2.4 Programa Sanepar Rural; 3.2.2.5 Esgotamento sanitário nas comunidades atendidas com água; 3.2.2.6 Esgotamento sanitário em propriedades de mananciais (área da SEAB); 3.2.2.7 Supervisão e gerenciamento das obras.</w:t>
      </w:r>
    </w:p>
    <w:p>
      <w:r>
        <w:t xml:space="preserve">A atividade compreende a implantação e a reabilitação de sistemas coletivos de abastecimento de água em comunidades rurais, as soluções de esgotamento sanitário associadas e os modelos de gestão responsáveis pela prestação dos serviços após as obras. O objetivo comum às ações é ampliar o acesso sustentável aos serviços de abastecimento de água e de esgotamento sanitário no meio rural do Paraná, no período de 2027 a 2033 (IAT, 2026a; IAT, 2026b). As metas físicas compreendem 83 sistemas coletivos implantados pelo IAT, 222 sistemas do Programa Sanepar Rural e soluções individuais de esgotamento sanitário em 6.367 domicílios.</w:t>
      </w:r>
    </w:p>
    <w:p>
      <w:r>
        <w:t xml:space="preserve">As ações articulam-se em sequência (</w:t>
      </w:r>
      <w:r>
        <w:fldChar w:fldCharType="begin" w:dirty="true"/>
      </w:r>
      <w:r>
        <w:instrText xml:space="preserve"> REF _Ref320007001 \h </w:instrText>
      </w:r>
      <w:r>
        <w:fldChar w:fldCharType="separate"/>
      </w:r>
      <w:r>
        <w:t xml:space="preserve">Figura 2</w:t>
      </w:r>
      <w:r>
        <w:fldChar w:fldCharType="end"/>
      </w:r>
      <w:r>
        <w:t xml:space="preserve">). Os modelos de gestão e o trabalho técnico-social antecedem as obras: formalizam a adesão dos municípios, caracterizam as famílias e as condições sanitárias de cada comunidade e estruturam a entidade gestora de cada sistema. Na sequência, o IAT implanta os sistemas de abastecimento de água e as soluções de esgotamento sanitário, com supervisão independente das obras, e a Sanepar executa o Programa Sanepar Rural com recursos de contrapartida.</w:t>
      </w:r>
    </w:p>
    <w:p>
      <w:pPr>
        <w:pStyle w:val="Legenda"/>
      </w:pPr>
      <w:bookmarkStart w:id="7001" w:name="_Ref320007001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2</w:t>
      </w:r>
      <w:r>
        <w:fldChar w:fldCharType="end"/>
      </w:r>
      <w:bookmarkEnd w:id="7001"/>
      <w:r>
        <w:t xml:space="preserve"> – Articulação das ações de abastecimento de água e esgotamento sanitário rural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644080" cy="4345920"/>
            <wp:effectExtent l="0" t="0" r="0" b="0"/>
            <wp:docPr id="501" name="Figura 501" descr="Diagrama da articulação entre as sete ações da atividade, da preparação social e institucional à entrega dos sistemas e aos indicadores do compon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c3_f-articulacao.png" descr="Diagrama da articulação entre as sete ações da atividade, da preparação social e institucional à entrega dos sistemas e aos indicadores do componente.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5644080" cy="43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(2026), com valores da planilha PSH_CUSTO_Consolidada (PARANÁ, 2026).</w:t>
      </w:r>
    </w:p>
    <w:p>
      <w:r>
        <w:t xml:space="preserve">A </w:t>
      </w:r>
      <w:r>
        <w:fldChar w:fldCharType="begin" w:dirty="true"/>
      </w:r>
      <w:r>
        <w:instrText xml:space="preserve"> REF _Ref320007002 \h </w:instrText>
      </w:r>
      <w:r>
        <w:fldChar w:fldCharType="separate"/>
      </w:r>
      <w:r>
        <w:t xml:space="preserve">Figura 3</w:t>
      </w:r>
      <w:r>
        <w:fldChar w:fldCharType="end"/>
      </w:r>
      <w:r>
        <w:t xml:space="preserve"> apresenta o período de execução e o investimento anual de cada ação.</w:t>
      </w:r>
    </w:p>
    <w:p>
      <w:pPr>
        <w:pStyle w:val="Legenda"/>
      </w:pPr>
      <w:bookmarkStart w:id="7002" w:name="_Ref320007002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3</w:t>
      </w:r>
      <w:r>
        <w:fldChar w:fldCharType="end"/>
      </w:r>
      <w:bookmarkEnd w:id="7002"/>
      <w:r>
        <w:t xml:space="preserve"> – Período de execução e investimento anual das ações de abastecimento de água e esgotamento sanitário rural (R$ milhões)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628960" cy="2702880"/>
            <wp:effectExtent l="0" t="0" r="0" b="0"/>
            <wp:docPr id="502" name="Figura 502" descr="Cronograma de 2027 a 2033 com o investimento anual de cada ação e o total da atividade por an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c3_g-crono-atividade.png" descr="Cronograma de 2027 a 2033 com o investimento anual de cada ação e o total da atividade por ano.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5628960" cy="27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Planilha PSH_CUSTO_Consolidada, versão v2408 (PARANÁ, 2026). Valores arredondados; o total anual corresponde à soma dos valores exatos da planilha.</w:t>
      </w:r>
    </w:p>
    <w:p>
      <w:pPr>
        <w:pStyle w:val="TituloAcao"/>
      </w:pPr>
      <w:r>
        <w:t xml:space="preserve">Ação 3.2.2.1 – Implantação dos modelos de gestão</w:t>
      </w:r>
    </w:p>
    <w:p>
      <w:pPr>
        <w:pStyle w:val="ItemAcao"/>
      </w:pPr>
      <w:r>
        <w:t xml:space="preserve">1. Contextualização</w:t>
      </w:r>
    </w:p>
    <w:p>
      <w:r>
        <w:t xml:space="preserve">A ação estrutura os modelos de gestão responsáveis pela operação e pela manutenção dos sistemas de abastecimento de água e das soluções de esgotamento sanitário implantados na atividade. Os objetivos são: definir, com as prefeituras e as comunidades, o arranjo de gestão de cada sistema; constituir ou regularizar as associações de saneamento rural; instituir a tarifa; e estruturar três unidades regionais de apoio técnico às entidades gestoras (IAT, 2026a; IAT, 2026b).</w:t>
      </w:r>
    </w:p>
    <w:p>
      <w:r>
        <w:t xml:space="preserve">O Paraná não dispõe de política estadual de saneamento rural que estabeleça modelo de gestão para esses serviços. As iniciativas existentes são descentralizadas, concentram-se no abastecimento de água e são executadas pela Sanepar, por serviços municipais, por arranjos entre o Estado e os municípios e, em parte dos casos, pelas próprias comunidades (IAT, 2026a).</w:t>
      </w:r>
    </w:p>
    <w:p>
      <w:r>
        <w:t xml:space="preserve">A autogestão comunitária, predominante no meio rural, apresenta deficiências de capacidade técnica, financeira e institucional e carece de apoio do poder público, o que compromete a regularidade e a qualidade da prestação. A dispersão das comunidades e a limitação de pessoal e de recursos dos municípios agravam esse quadro (BRASIL, 2019; IAT, 2026a).</w:t>
      </w:r>
    </w:p>
    <w:p>
      <w:r>
        <w:t xml:space="preserve">A ação responde pela sustentabilidade dos investimentos da atividade. Sem entidade gestora habilitada a operar o sistema, cobrar a tarifa e executar a manutenção, os poços, as redes e as soluções de esgotamento sanitário tendem à deterioração em poucos anos; por esse motivo, o modelo de gestão é pactuado antes das obras e acompanha cada sistema até a entrega. A contribuição da ação é medida pelo indicador de associações de saneamento rural com modelo de gestão adotado.</w:t>
      </w:r>
    </w:p>
    <w:p>
      <w:r>
        <w:rPr>
          <w:b/>
          <w:bCs/>
        </w:rPr>
        <w:t xml:space="preserve">Inclui:</w:t>
      </w:r>
      <w:r>
        <w:t xml:space="preserve"> a definição e o enquadramento jurídico do modelo; a pactuação com os municípios, formalizada em Termo de Cooperação; a constituição ou a regularização das associações e a adesão das famílias; a elaboração de estatutos, manuais e cartilhas; a instituição da tarifa, com tarifa social; a estruturação das três unidades regionais de apoio (equipe técnica, sede, veículo, geração de energia fotovoltaica e custeio de operação e manutenção); e o acompanhamento das entidades gestoras até o encerramento.</w:t>
      </w:r>
    </w:p>
    <w:p>
      <w:r>
        <w:rPr>
          <w:b/>
          <w:bCs/>
        </w:rPr>
        <w:t xml:space="preserve">Não inclui:</w:t>
      </w:r>
      <w:r>
        <w:t xml:space="preserve"> as obras dos sistemas de abastecimento de água e das soluções de esgotamento sanitário, o trabalho técnico-social com as famílias e a formulação da política estadual de saneamento rural, objeto de atividade própria do subcomponente.</w:t>
      </w:r>
    </w:p>
    <w:p>
      <w:r>
        <w:rPr>
          <w:b/>
          <w:bCs/>
        </w:rPr>
        <w:t xml:space="preserve">Valor previsto:</w:t>
      </w:r>
      <w:r>
        <w:t xml:space="preserve"> R$ 6,90 milhões (empréstimo BIRD: R$ 6,90 milhões; contrapartida: R$ 0,00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r>
        <w:t xml:space="preserve">A ação abrange as comunidades atendidas pelos sistemas coletivos de abastecimento de água do IAT, selecionadas pelos seguintes critérios: 70 ou mais domicílios ocupados; município classificado como de médio baixo ou de médio desempenho no Índice Ipardes de Desempenho Municipal (IPDM); e prioridade para demandas já encaminhadas ao IAT e para associações que já operam sistemas. A seleção preliminar indicou 83 comunidades, com 5.810 domicílios, sendo o número mínimo de domicílios o requisito de viabilidade da gestão (IAT, 2026a). Os modelos de gestão aplicam-se também às associações constituídas no Programa Sanepar Rural.</w:t>
      </w:r>
    </w:p>
    <w:p>
      <w:r>
        <w:t xml:space="preserve">A </w:t>
      </w:r>
      <w:r>
        <w:fldChar w:fldCharType="begin" w:dirty="true"/>
      </w:r>
      <w:r>
        <w:instrText xml:space="preserve"> REF _Ref320007003 \h </w:instrText>
      </w:r>
      <w:r>
        <w:fldChar w:fldCharType="separate"/>
      </w:r>
      <w:r>
        <w:t xml:space="preserve">Figura 4</w:t>
      </w:r>
      <w:r>
        <w:fldChar w:fldCharType="end"/>
      </w:r>
      <w:r>
        <w:t xml:space="preserve"> apresenta o mapa inicial das áreas potenciais de atuação: 2.571 aglomerados de domicílios rurais situados a menos de 350 m entre si, classificados em nove faixas de número de domicílios, com os limites das associações de municípios e os 112 municípios consorciados ao Consórcio Intermunicipal de Saneamento do Paraná (CISPAR). A presença do consórcio indica as regiões com base institucional para o arranjo intermunicipal, e as maiores concentrações de domicílios (Região Metropolitana de Curitiba, Centro-Sul e Sudeste do Estado) indicam as localizações candidatas às unidades regionais de apoio. A localização das três unidades é definida após a seleção final das comunidades.</w:t>
      </w:r>
    </w:p>
    <w:p>
      <w:pPr>
        <w:pStyle w:val="Legenda"/>
      </w:pPr>
      <w:commentRangeStart w:id="1"/>
      <w:commentRangeStart w:id="0"/>
      <w:bookmarkStart w:id="7003" w:name="_Ref320007003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4</w:t>
      </w:r>
      <w:r>
        <w:fldChar w:fldCharType="end"/>
      </w:r>
      <w:bookmarkEnd w:id="7003"/>
      <w:r>
        <w:t xml:space="preserve"> – Áreas prioritárias, associações de municípios, CISPAR e concentração de domicílios rurais</w:t>
      </w:r>
      <w:commentRangeEnd w:id="0"/>
      <w:r>
        <w:commentReference w:id="0"/>
      </w:r>
      <w:commentRangeEnd w:id="1"/>
      <w:r>
        <w:commentReference w:id="1"/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760000" cy="4072680"/>
            <wp:effectExtent l="0" t="0" r="0" b="0"/>
            <wp:docPr id="503" name="Figura 503" descr="Mapa do Paraná com as áreas prioritárias do PSH-PR, as associações de municípios, os municípios do CISPAR e os aglomerados de domicílios rura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c3_f-mapa.jpg" descr="Mapa do Paraná com as áreas prioritárias do PSH-PR, as associações de municípios, os municípios do CISPAR e os aglomerados de domicílios rurais.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e IDR-Paraná (2025). Hidrografia: IAT (2020) e GeoPR (2025); limites político-administrativos: GeoPR (2025).</w:t>
      </w:r>
    </w:p>
    <w:p>
      <w:pPr>
        <w:pStyle w:val="ItemAcao"/>
      </w:pPr>
      <w:r>
        <w:t xml:space="preserve">3. Arranjo institucional e partes interessadas</w:t>
      </w:r>
    </w:p>
    <w:p>
      <w:commentRangeStart w:id="2"/>
      <w:r>
        <w:t xml:space="preserve">A ação é coordenada pelo IAT, por meio da Diretoria de Saneamento Ambiental e Recursos Hídricos (DISAR), responsável pela definição do modelo, pela pactuação com os municípios e pela constituição e pelo acompanhamento das entidades gestoras. A Secretaria de Estado das Cidades (SECID) valida o modelo de gestão e a tarifa. A UGP acompanha a execução e consolida o reporte ao Banco Mundial.</w:t>
      </w:r>
      <w:commentRangeEnd w:id="2"/>
      <w:r>
        <w:commentReference w:id="2"/>
      </w:r>
    </w:p>
    <w:p>
      <w:r>
        <w:t xml:space="preserve">As partes interessadas são: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</w:rPr>
        <w:t xml:space="preserve">Coexecutores:</w:t>
      </w:r>
      <w:r>
        <w:t xml:space="preserve"> a Secretaria de Estado da Agricultura e do Abastecimento (SEAB), na mobilização social e na articulação local, e a Sanepar, nas associações constituídas no Programa Sanepar Rural;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</w:rPr>
        <w:t xml:space="preserve">Intervenientes:</w:t>
      </w:r>
      <w:r>
        <w:t xml:space="preserve"> a SECID, que valida o modelo e a tarifa; as prefeituras, que participam da governança, celebram o Termo de Cooperação, aprovam a lei autorizativa, quando exigida, e apoiam as associações; os consórcios públicos intermunicipais, como o CISPAR, na hipótese de arranjo consorciado; e as empresas contratadas para a equipe técnica e a estrutura das unidades regionais;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</w:rPr>
        <w:t xml:space="preserve">Comunidades e associações de moradores:</w:t>
      </w:r>
      <w:r>
        <w:t xml:space="preserve"> participam da definição do modelo, constituem a entidade gestora e operam os sistemas.</w:t>
      </w:r>
    </w:p>
    <w:p>
      <w:r>
        <w:t xml:space="preserve">Os beneficiários diretos são as associações de saneamento rural e as famílias das comunidades atendidas, que passam a dispor de operação regular, tarifa instituída e suporte técnico. Os beneficiários indiretos são os municípios, que passam a contar com arranjo de gestão para o saneamento rural, e a população das bacias, beneficiada pela manutenção adequada dos sistemas.</w:t>
      </w:r>
    </w:p>
    <w:p>
      <w:pPr>
        <w:pStyle w:val="ItemAcao"/>
      </w:pPr>
      <w:r>
        <w:t xml:space="preserve">4. Processo de execução operacional</w:t>
      </w:r>
    </w:p>
    <w:p>
      <w:r>
        <w:t xml:space="preserve">A ação compreende seis etapas, da definição do modelo ao encerramento dos Termos de Cooperação (</w:t>
      </w:r>
      <w:r>
        <w:fldChar w:fldCharType="begin" w:dirty="true"/>
      </w:r>
      <w:r>
        <w:instrText xml:space="preserve"> REF _Ref320007004 \h </w:instrText>
      </w:r>
      <w:r>
        <w:fldChar w:fldCharType="separate"/>
      </w:r>
      <w:r>
        <w:t xml:space="preserve">Figura 5</w:t>
      </w:r>
      <w:r>
        <w:fldChar w:fldCharType="end"/>
      </w:r>
      <w:r>
        <w:t xml:space="preserve">). Duas premissas orientam a sequência: o modelo de gestão é pactuado antes do início das obras, e nenhum sistema é entregue sem entidade gestora constituída e capacitada para operá-lo.</w:t>
      </w:r>
    </w:p>
    <w:p>
      <w:pPr>
        <w:pStyle w:val="Legenda"/>
      </w:pPr>
      <w:bookmarkStart w:id="7004" w:name="_Ref320007004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5</w:t>
      </w:r>
      <w:r>
        <w:fldChar w:fldCharType="end"/>
      </w:r>
      <w:bookmarkEnd w:id="7004"/>
      <w:r>
        <w:t xml:space="preserve"> – Fluxograma da implantação dos modelos de gestão: entradas, etapas por responsável e saídas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746320" cy="4235400"/>
            <wp:effectExtent l="0" t="0" r="0" b="0"/>
            <wp:docPr id="504" name="Figura 504" descr="Fluxograma em raias da implantação dos modelos de gestão, com uma raia por instituição, as etapas numeradas na raia do executor, as entradas no topo e as saídas na b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c3_g-raias-3221.png" descr="Fluxograma em raias da implantação dos modelos de gestão, com uma raia por instituição, as etapas numeradas na raia do executor, as entradas no topo e as saídas na base.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5746320" cy="42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(2026).</w:t>
      </w:r>
    </w:p>
    <w:p>
      <w:pPr>
        <w:pStyle w:val="EtapaAcao"/>
      </w:pPr>
      <w:r>
        <w:t xml:space="preserve">4.1 Etapa 1: Estudos preliminares e definição do modelo</w:t>
      </w:r>
    </w:p>
    <w:p>
      <w:r>
        <w:rPr>
          <w:b/>
          <w:bCs/>
        </w:rPr>
        <w:t xml:space="preserve">Atividades:</w:t>
      </w:r>
      <w:r>
        <w:t xml:space="preserve"> seleção dos instrumentos de gestão; definição dos parceiros, dos critérios e dos indicadores; enquadramento jurídico da proposta; e definição da estratégia de comunicação do modelo. Estão em análise três alternativas de arranjo (</w:t>
      </w:r>
      <w:r>
        <w:fldChar w:fldCharType="begin" w:dirty="true"/>
      </w:r>
      <w:r>
        <w:instrText xml:space="preserve"> REF _Ref320007005 \h </w:instrText>
      </w:r>
      <w:r>
        <w:fldChar w:fldCharType="separate"/>
      </w:r>
      <w:r>
        <w:t xml:space="preserve">Quadro 36</w:t>
      </w:r>
      <w:r>
        <w:fldChar w:fldCharType="end"/>
      </w:r>
      <w:r>
        <w:t xml:space="preserve">).</w:t>
      </w:r>
    </w:p>
    <w:p>
      <w:r>
        <w:t xml:space="preserve">Na primeira alternativa, a associação de moradores opera o sistema da respectiva localidade. Na condição de organização da sociedade civil, a associação submete-se ao Marco Regulatório das Organizações da Sociedade Civil (MROSC), e o uso da infraestrutura pública é formalizado por Acordo de Cooperação, após a aprovação de lei municipal autorizativa (BRASIL, 2014).</w:t>
      </w:r>
    </w:p>
    <w:p>
      <w:r>
        <w:t xml:space="preserve">Na segunda, as associações filiam-se a uma central que lhes presta apoio técnico, administrativo e financeiro. Trata-se do modelo do Sistema Integrado de Saneamento Rural (SISAR) do Ceará, que, em agosto de 2025, atendia mais de 1,13 milhão de pessoas, cerca de 56% da população rural do estado, em 174 municípios e 1.466 localidades (CEARÁ, 2025). As Centrais de Associações Comunitárias da Bahia adotam arranjo equivalente e executaram 16.888 novas ligações de água e a recuperação de outras 5.297, em 49 municípios (BAHIA, 2022).</w:t>
      </w:r>
    </w:p>
    <w:p>
      <w:pPr>
        <w:pStyle w:val="Legenda"/>
      </w:pPr>
      <w:bookmarkStart w:id="7005" w:name="_Ref320007005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36</w:t>
      </w:r>
      <w:r>
        <w:fldChar w:fldCharType="end"/>
      </w:r>
      <w:bookmarkEnd w:id="7005"/>
      <w:r>
        <w:t xml:space="preserve"> – Alternativas de modelo de gestão e respectivo amparo legal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457"/>
        <w:gridCol w:w="2457"/>
        <w:gridCol w:w="2457"/>
      </w:tblGrid>
      <w:tr>
        <w:trPr>
          <w:tblHeader/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Aspecto</w:t>
            </w:r>
          </w:p>
        </w:tc>
        <w:tc>
          <w:tcPr>
            <w:tcW w:type="dxa" w:w="245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Associação de moradores</w:t>
            </w:r>
          </w:p>
        </w:tc>
        <w:tc>
          <w:tcPr>
            <w:tcW w:type="dxa" w:w="245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Central de associações</w:t>
            </w:r>
          </w:p>
        </w:tc>
        <w:tc>
          <w:tcPr>
            <w:tcW w:type="dxa" w:w="245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Consórcio público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rPr>
                <w:b/>
                <w:bCs/>
              </w:rPr>
              <w:t xml:space="preserve">Funcionamento</w:t>
            </w:r>
          </w:p>
        </w:tc>
        <w:tc>
          <w:tcPr>
            <w:tcW w:type="dxa" w:w="2457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Moradores organizados operam o sistema da localidade, com apoio da prefeitura</w:t>
            </w:r>
          </w:p>
        </w:tc>
        <w:tc>
          <w:tcPr>
            <w:tcW w:type="dxa" w:w="2457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Associações filiadas a uma central, que presta apoio técnico, administrativo e financeiro</w:t>
            </w:r>
          </w:p>
        </w:tc>
        <w:tc>
          <w:tcPr>
            <w:tcW w:type="dxa" w:w="2457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Municípios consorciados prestam o serviço de forma associada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rPr>
                <w:b/>
                <w:bCs/>
              </w:rPr>
              <w:t xml:space="preserve">Amparo legal</w:t>
            </w:r>
          </w:p>
        </w:tc>
        <w:tc>
          <w:tcPr>
            <w:tcW w:type="dxa" w:w="2457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MROSC (Lei nº 13.019/2014)</w:t>
            </w:r>
          </w:p>
        </w:tc>
        <w:tc>
          <w:tcPr>
            <w:tcW w:type="dxa" w:w="2457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MROSC; a nota técnica cita também o Decreto nº 11.599/2023 e a Portaria nº 2.777/2025 da Fundação Nacional de Saúde (Funasa)</w:t>
            </w:r>
          </w:p>
        </w:tc>
        <w:tc>
          <w:tcPr>
            <w:tcW w:type="dxa" w:w="2457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Lei dos Consórcios Públicos (Lei nº 11.107/2005) e Lei nº 11.445/2007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rPr>
                <w:b/>
                <w:bCs/>
              </w:rPr>
              <w:t xml:space="preserve">Instrumento</w:t>
            </w:r>
          </w:p>
        </w:tc>
        <w:tc>
          <w:tcPr>
            <w:tcW w:type="dxa" w:w="2457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Acordo de Cooperação, após lei municipal que autoriza a cessão dos ativos</w:t>
            </w:r>
          </w:p>
        </w:tc>
        <w:tc>
          <w:tcPr>
            <w:tcW w:type="dxa" w:w="2457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Acordo de Cooperação com o poder público, após lei municipal autorizativa</w:t>
            </w:r>
          </w:p>
        </w:tc>
        <w:tc>
          <w:tcPr>
            <w:tcW w:type="dxa" w:w="2457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Alteração do contrato de consórcio; contrato de rateio; cessão de uso dos ativos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rPr>
                <w:b/>
                <w:bCs/>
              </w:rPr>
              <w:t xml:space="preserve">Referência</w:t>
            </w:r>
          </w:p>
        </w:tc>
        <w:tc>
          <w:tcPr>
            <w:tcW w:type="dxa" w:w="2457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Associações de moradores que já operam sistemas no Paraná</w:t>
            </w:r>
          </w:p>
        </w:tc>
        <w:tc>
          <w:tcPr>
            <w:tcW w:type="dxa" w:w="2457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SISAR (CE): 1,13 milhão de pessoas em 1.466 localidades; Centrais de Associações (BA)</w:t>
            </w:r>
          </w:p>
        </w:tc>
        <w:tc>
          <w:tcPr>
            <w:tcW w:type="dxa" w:w="2457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CISPAR: 112 municípios consorciados no Paraná</w:t>
            </w:r>
          </w:p>
        </w:tc>
      </w:tr>
    </w:tbl>
    <w:p>
      <w:pPr>
        <w:pStyle w:val="Fonte"/>
        <w:keepNext/>
      </w:pPr>
      <w:r>
        <w:t xml:space="preserve">Fonte: IAT (2026), com base em IAT (2026a), CEARÁ (2025) e BAHIA (2022).</w:t>
      </w:r>
    </w:p>
    <w:p>
      <w:pPr>
        <w:pStyle w:val="Fonte"/>
        <w:spacing w:before="0" w:after="240"/>
      </w:pPr>
      <w:r>
        <w:t xml:space="preserve">Nota: em todas as alternativas, o modelo é definido com a prefeitura e a comunidade, mediante abordagem participativa, com tarifa social e capacitação dos operadores.</w:t>
      </w:r>
    </w:p>
    <w:p>
      <w:r>
        <w:t xml:space="preserve">Na terceira, os municípios prestam o serviço de forma associada, por meio de consórcio público (BRASIL, 2005). Esta é a alternativa preliminarmente indicada para o Paraná, em razão da participação de grande parte dos municípios em consórcios, a exemplo dos 112 municípios consorciados ao CISPAR. O objeto do consórcio existente pode ser ampliado para o abastecimento de água e o esgotamento sanitário rurais, mediante alteração contratual aprovada em assembleia e ratificada por lei de cada ente.</w:t>
      </w:r>
    </w:p>
    <w:p>
      <w:commentRangeStart w:id="4"/>
      <w:commentRangeStart w:id="3"/>
      <w:r>
        <w:t xml:space="preserve">O contrato de rateio define a contribuição anual de cada município, e os poços, as redes e os reservatórios podem ser cedidos ao consórcio, com reversão ao município ao término do contrato. O arranjo proporciona ganho de escala, compartilha a estrutura técnica e administrativa e confere continuidade à gestão entre mandatos. A nota técnica do componente cita, ainda, o Decreto nº 11.599/2023 e a Portaria Funasa nº 2.777/2025 como fundamento dos arranjos associativos no marco legal do saneamento atualizado pela Lei nº 14.026/2020 (IAT, 2026a).</w:t>
      </w:r>
      <w:commentRangeEnd w:id="3"/>
      <w:r>
        <w:commentReference w:id="3"/>
      </w:r>
      <w:commentRangeEnd w:id="4"/>
      <w:r>
        <w:commentReference w:id="4"/>
      </w:r>
    </w:p>
    <w:p>
      <w:r>
        <w:rPr>
          <w:b/>
          <w:bCs/>
        </w:rPr>
        <w:t xml:space="preserve">Entradas:</w:t>
      </w:r>
      <w:r>
        <w:t xml:space="preserve"> diretrizes da política estadual de saneamento rural, quando disponíveis; experiências de referência; legislação aplicável.</w:t>
      </w:r>
    </w:p>
    <w:p>
      <w:r>
        <w:rPr>
          <w:b/>
          <w:bCs/>
        </w:rPr>
        <w:t xml:space="preserve">Responsáveis:</w:t>
      </w:r>
      <w:r>
        <w:t xml:space="preserve"> IAT (executa), com consulta à SEAB e às prefeituras; SECID (valida o modelo).</w:t>
      </w:r>
    </w:p>
    <w:p>
      <w:commentRangeStart w:id="5"/>
      <w:r>
        <w:rPr>
          <w:b/>
          <w:bCs/>
        </w:rPr>
        <w:t xml:space="preserve">Produto:</w:t>
      </w:r>
      <w:r>
        <w:t xml:space="preserve"> modelo de gestão definido, com enquadramento jurídico.</w:t>
      </w:r>
      <w:commentRangeEnd w:id="5"/>
      <w:r>
        <w:commentReference w:id="5"/>
      </w:r>
    </w:p>
    <w:p>
      <w:pPr>
        <w:pStyle w:val="EtapaAcao"/>
      </w:pPr>
      <w:r>
        <w:t xml:space="preserve">4.2 Etapa 2: Pactuação com municípios e comunidades</w:t>
      </w:r>
    </w:p>
    <w:p>
      <w:r>
        <w:rPr>
          <w:b/>
          <w:bCs/>
        </w:rPr>
        <w:t xml:space="preserve">Atividades:</w:t>
      </w:r>
      <w:r>
        <w:t xml:space="preserve"> a pactuação inicia-se pelo município e estende-se à comunidade (</w:t>
      </w:r>
      <w:r>
        <w:fldChar w:fldCharType="begin" w:dirty="true"/>
      </w:r>
      <w:r>
        <w:instrText xml:space="preserve"> REF _Ref320007006 \h </w:instrText>
      </w:r>
      <w:r>
        <w:fldChar w:fldCharType="separate"/>
      </w:r>
      <w:r>
        <w:t xml:space="preserve">Figura 6</w:t>
      </w:r>
      <w:r>
        <w:fldChar w:fldCharType="end"/>
      </w:r>
      <w:r>
        <w:t xml:space="preserve">). O IAT define os critérios, seleciona as comunidades e sensibiliza as prefeituras; o município formaliza a adesão e celebra com o IAT o Termo de Cooperação, que estabelece as obrigações das partes até a entrega dos sistemas. Quando o arranjo envolve cessão de bens públicos, o município aprova a lei autorizativa; em seguida, o IAT contata a comunidade, que manifesta o interesse por meio de contrato de pré-adesão.</w:t>
      </w:r>
    </w:p>
    <w:p>
      <w:pPr>
        <w:pStyle w:val="Legenda"/>
      </w:pPr>
      <w:bookmarkStart w:id="7006" w:name="_Ref320007006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6</w:t>
      </w:r>
      <w:r>
        <w:fldChar w:fldCharType="end"/>
      </w:r>
      <w:bookmarkEnd w:id="7006"/>
      <w:r>
        <w:t xml:space="preserve"> – Seleção e adesão dos municípios e das comunidades, por responsável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746320" cy="2182320"/>
            <wp:effectExtent l="0" t="0" r="0" b="0"/>
            <wp:docPr id="505" name="Figura 505" descr="Fluxograma em raias do IAT, dos municípios e das comunidades, da seleção das comunidades à pré-adesão, com a decisão sobre a lei autorizativ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c3_f-adesao.png" descr="Fluxograma em raias do IAT, dos municípios e das comunidades, da seleção das comunidades à pré-adesão, com a decisão sobre a lei autorizativa.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5746320" cy="21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(2026), com base em IAT (2026b).</w:t>
      </w:r>
    </w:p>
    <w:p>
      <w:r>
        <w:rPr>
          <w:b/>
          <w:bCs/>
        </w:rPr>
        <w:t xml:space="preserve">Entradas:</w:t>
      </w:r>
      <w:r>
        <w:t xml:space="preserve"> modelo de gestão definido (Etapa 1); lista preliminar de comunidades; minuta do Termo de Cooperação.</w:t>
      </w:r>
    </w:p>
    <w:p>
      <w:r>
        <w:rPr>
          <w:b/>
          <w:bCs/>
        </w:rPr>
        <w:t xml:space="preserve">Responsáveis:</w:t>
      </w:r>
      <w:r>
        <w:t xml:space="preserve"> IAT e prefeituras (executam); SEAB e comunidades (consultadas); IAT (aprova os termos).</w:t>
      </w:r>
    </w:p>
    <w:p>
      <w:r>
        <w:rPr>
          <w:b/>
          <w:bCs/>
        </w:rPr>
        <w:t xml:space="preserve">Produto:</w:t>
      </w:r>
      <w:r>
        <w:t xml:space="preserve"> Termos de Cooperação assinados e contratos de pré-adesão.</w:t>
      </w:r>
    </w:p>
    <w:p>
      <w:pPr>
        <w:pStyle w:val="EtapaAcao"/>
      </w:pPr>
      <w:r>
        <w:t xml:space="preserve">4.3 Etapa 3: Constituição das entidades gestoras</w:t>
      </w:r>
    </w:p>
    <w:p>
      <w:r>
        <w:rPr>
          <w:b/>
          <w:bCs/>
        </w:rPr>
        <w:t xml:space="preserve">Atividades:</w:t>
      </w:r>
      <w:r>
        <w:t xml:space="preserve"> após a adesão da comunidade, o IAT apoia a constituição ou a regularização da associação de saneamento rural: elabora o estatuto, os manuais e as cartilhas, formaliza a adesão de cada família e acompanha o registro da associação. A tarifa é aprovada em assembleia, com tarifa social para as famílias de baixa renda, e validada pela SECID. A etapa utiliza o cadastro e os termos de adesão do trabalho técnico-social e é concluída antes do início da obra de cada sistema.</w:t>
      </w:r>
    </w:p>
    <w:p>
      <w:r>
        <w:rPr>
          <w:b/>
          <w:bCs/>
        </w:rPr>
        <w:t xml:space="preserve">Entradas:</w:t>
      </w:r>
      <w:r>
        <w:t xml:space="preserve"> contratos de pré-adesão; cadastro e termos de adesão das famílias (trabalho técnico-social).</w:t>
      </w:r>
    </w:p>
    <w:p>
      <w:r>
        <w:rPr>
          <w:b/>
          <w:bCs/>
        </w:rPr>
        <w:t xml:space="preserve">Responsáveis:</w:t>
      </w:r>
      <w:r>
        <w:t xml:space="preserve"> IAT e associações (executam); prefeituras (consultadas); SECID (valida a tarifa).</w:t>
      </w:r>
    </w:p>
    <w:p>
      <w:r>
        <w:rPr>
          <w:b/>
          <w:bCs/>
        </w:rPr>
        <w:t xml:space="preserve">Produto:</w:t>
      </w:r>
      <w:r>
        <w:t xml:space="preserve"> associação regularizada, com tarifa instituída.</w:t>
      </w:r>
    </w:p>
    <w:p>
      <w:pPr>
        <w:pStyle w:val="EtapaAcao"/>
      </w:pPr>
      <w:r>
        <w:t xml:space="preserve">4.4 Etapa 4: Estruturação das unidades regionais de apoio</w:t>
      </w:r>
    </w:p>
    <w:p>
      <w:r>
        <w:rPr>
          <w:b/>
          <w:bCs/>
        </w:rPr>
        <w:t xml:space="preserve">Atividades:</w:t>
      </w:r>
      <w:r>
        <w:t xml:space="preserve"> cada uma das três unidades previstas na planilha de custos constitui estrutura regional de apoio às associações, com equipe técnica, sede, veículo, geração de energia fotovoltaica e custeio de operação e manutenção (IAT, 2026a). As unidades elaboram os manuais de desempenho operacional, estruturam o monitoramento e capacitam os dirigentes e os operadores das associações. Implanta-se uma unidade por ano, de 2028 a 2030, conforme a entrada em operação dos primeiros sistemas.</w:t>
      </w:r>
    </w:p>
    <w:p>
      <w:r>
        <w:rPr>
          <w:b/>
          <w:bCs/>
        </w:rPr>
        <w:t xml:space="preserve">Entradas:</w:t>
      </w:r>
      <w:r>
        <w:t xml:space="preserve"> modelo e localização das unidades definidos; associações constituídas.</w:t>
      </w:r>
    </w:p>
    <w:p>
      <w:r>
        <w:rPr>
          <w:b/>
          <w:bCs/>
        </w:rPr>
        <w:t xml:space="preserve">Responsáveis:</w:t>
      </w:r>
      <w:r>
        <w:t xml:space="preserve"> IAT (executa e aprova) e empresas contratadas (executam); associações (informadas).</w:t>
      </w:r>
    </w:p>
    <w:p>
      <w:commentRangeStart w:id="6"/>
      <w:r>
        <w:rPr>
          <w:b/>
          <w:bCs/>
        </w:rPr>
        <w:t xml:space="preserve">Produto:</w:t>
      </w:r>
      <w:r>
        <w:t xml:space="preserve"> unidade regional em funcionamento e pessoal capacitado.</w:t>
      </w:r>
      <w:commentRangeEnd w:id="6"/>
      <w:r>
        <w:commentReference w:id="6"/>
      </w:r>
    </w:p>
    <w:p>
      <w:pPr>
        <w:pStyle w:val="EtapaAcao"/>
      </w:pPr>
      <w:r>
        <w:t xml:space="preserve">4.5 Etapa 5: Entrega dos sistemas e acompanhamento</w:t>
      </w:r>
    </w:p>
    <w:p>
      <w:r>
        <w:rPr>
          <w:b/>
          <w:bCs/>
        </w:rPr>
        <w:t xml:space="preserve">Atividades:</w:t>
      </w:r>
      <w:r>
        <w:t xml:space="preserve"> concluída a obra, a entrega é formalizada em reunião técnica com a comunidade e a entidade gestora, que atesta o recebimento por termo de aceite. A partir da entrega, a entidade gestora opera e mantém o sistema com suporte da unidade regional, e o IAT avalia o desempenho semestralmente, com base nos dados registrados no Sistema de Gestão Ambiental e de Recursos Hídricos (SIGARH) e na plataforma GeoPR. As entregas acompanham o cronograma de implantação dos sistemas de abastecimento.</w:t>
      </w:r>
    </w:p>
    <w:p>
      <w:r>
        <w:rPr>
          <w:b/>
          <w:bCs/>
        </w:rPr>
        <w:t xml:space="preserve">Entradas:</w:t>
      </w:r>
      <w:r>
        <w:t xml:space="preserve"> sistemas de abastecimento de água e soluções de esgotamento sanitário concluídos; associação regularizada.</w:t>
      </w:r>
    </w:p>
    <w:p>
      <w:r>
        <w:rPr>
          <w:b/>
          <w:bCs/>
        </w:rPr>
        <w:t xml:space="preserve">Responsáveis:</w:t>
      </w:r>
      <w:r>
        <w:t xml:space="preserve"> IAT e entidade gestora (executam); entidade gestora (aceita o sistema); prefeituras (consultadas).</w:t>
      </w:r>
    </w:p>
    <w:p>
      <w:r>
        <w:rPr>
          <w:b/>
          <w:bCs/>
        </w:rPr>
        <w:t xml:space="preserve">Produto:</w:t>
      </w:r>
      <w:r>
        <w:t xml:space="preserve"> termos de aceite assinados e relatórios semestrais de desempenho.</w:t>
      </w:r>
    </w:p>
    <w:p>
      <w:pPr>
        <w:pStyle w:val="EtapaAcao"/>
      </w:pPr>
      <w:r>
        <w:t xml:space="preserve">4.6 Etapa 6: Encerramento</w:t>
      </w:r>
    </w:p>
    <w:p>
      <w:r>
        <w:rPr>
          <w:b/>
          <w:bCs/>
        </w:rPr>
        <w:t xml:space="preserve">Atividades:</w:t>
      </w:r>
      <w:r>
        <w:t xml:space="preserve"> consolidação dos resultados, relatório final, prestação de contas e encerramento do Termo de Cooperação com cada município.</w:t>
      </w:r>
    </w:p>
    <w:p>
      <w:r>
        <w:rPr>
          <w:b/>
          <w:bCs/>
        </w:rPr>
        <w:t xml:space="preserve">Entradas:</w:t>
      </w:r>
      <w:r>
        <w:t xml:space="preserve"> relatórios semestrais; Termos de Recebimento Definitivo dos sistemas.</w:t>
      </w:r>
    </w:p>
    <w:p>
      <w:r>
        <w:rPr>
          <w:b/>
          <w:bCs/>
        </w:rPr>
        <w:t xml:space="preserve">Responsáveis:</w:t>
      </w:r>
      <w:r>
        <w:t xml:space="preserve"> IAT (executa); UGP (valida).</w:t>
      </w:r>
    </w:p>
    <w:p>
      <w:r>
        <w:rPr>
          <w:b/>
          <w:bCs/>
        </w:rPr>
        <w:t xml:space="preserve">Produto:</w:t>
      </w:r>
      <w:r>
        <w:t xml:space="preserve"> relatório final e Termos de Cooperação encerrados.</w:t>
      </w:r>
    </w:p>
    <w:p>
      <w:pPr>
        <w:pStyle w:val="EtapaAcao"/>
      </w:pPr>
      <w:r>
        <w:t xml:space="preserve">4.7 Modalidade de execução</w:t>
      </w:r>
    </w:p>
    <w:p>
      <w:r>
        <w:t xml:space="preserve">O item de custo é a implantação do modelo de gestão: três unidades de R$ 2,3 milhões, no total de R$ 6,90 milhões, com recursos do empréstimo do BIRD. Na planilha, o produto consta como “Sistema coletivo de abastecimento de água e individual de tratamento de efluentes”.</w:t>
      </w:r>
    </w:p>
    <w:p>
      <w:commentRangeStart w:id="8"/>
      <w:commentRangeStart w:id="7"/>
      <w:r>
        <w:t xml:space="preserve">As Etapas 1, 2, 3, 5 e 6 são executadas diretamente pela equipe do IAT, com Termo de Cooperação com cada município. A Etapa 4 é executada mediante licitação, conforme o Caderno AQ: serviços de consultoria para a equipe técnica das unidades, aquisição de bens (veículos e sistemas fotovoltaicos) e serviços de adequação das sedes.</w:t>
      </w:r>
      <w:commentRangeEnd w:id="7"/>
      <w:r>
        <w:commentReference w:id="7"/>
      </w:r>
      <w:commentRangeEnd w:id="8"/>
      <w:r>
        <w:commentReference w:id="8"/>
      </w:r>
    </w:p>
    <w:p>
      <w:pPr>
        <w:pStyle w:val="ItemAcao"/>
      </w:pPr>
      <w:r>
        <w:t xml:space="preserve">5. Matriz de responsabilidades</w:t>
      </w:r>
    </w:p>
    <w:p>
      <w:r>
        <w:t xml:space="preserve">O </w:t>
      </w:r>
      <w:r>
        <w:fldChar w:fldCharType="begin" w:dirty="true"/>
      </w:r>
      <w:r>
        <w:instrText xml:space="preserve"> REF _Ref320007007 \h </w:instrText>
      </w:r>
      <w:r>
        <w:fldChar w:fldCharType="separate"/>
      </w:r>
      <w:r>
        <w:t xml:space="preserve">Quadro 37</w:t>
      </w:r>
      <w:r>
        <w:fldChar w:fldCharType="end"/>
      </w:r>
      <w:r>
        <w:t xml:space="preserve"> apresenta o papel de cada parte em cada etapa.</w:t>
      </w:r>
    </w:p>
    <w:p>
      <w:pPr>
        <w:pStyle w:val="Legenda"/>
      </w:pPr>
      <w:bookmarkStart w:id="7007" w:name="_Ref320007007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37</w:t>
      </w:r>
      <w:r>
        <w:fldChar w:fldCharType="end"/>
      </w:r>
      <w:bookmarkEnd w:id="7007"/>
      <w:r>
        <w:t xml:space="preserve"> – Matriz de responsabilidades da implantação dos modelos de gestão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800"/>
        <w:gridCol w:w="800"/>
        <w:gridCol w:w="800"/>
        <w:gridCol w:w="800"/>
        <w:gridCol w:w="800"/>
        <w:gridCol w:w="800"/>
        <w:gridCol w:w="1971"/>
      </w:tblGrid>
      <w:tr>
        <w:trPr>
          <w:tblHeader/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Parte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E6</w:t>
            </w:r>
          </w:p>
        </w:tc>
        <w:tc>
          <w:tcPr>
            <w:tcW w:type="dxa" w:w="19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Produto final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  <w:r>
              <w:t xml:space="preserve"> </w:t>
            </w: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  <w:r>
              <w:t xml:space="preserve"> </w:t>
            </w: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19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SECID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19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SEAB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19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Prefeituras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19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Associações e comunidades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19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Empresas contratadas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19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UGP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19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</w:tbl>
    <w:p>
      <w:pPr>
        <w:pStyle w:val="Fonte"/>
        <w:keepNext/>
      </w:pPr>
      <w:r>
        <w:t xml:space="preserve">Fonte: IAT (2026).</w:t>
      </w:r>
    </w:p>
    <w:p>
      <w:pPr>
        <w:pStyle w:val="Fonte"/>
        <w:spacing w:before="0" w:after="240"/>
      </w:pPr>
      <w:r>
        <w:t xml:space="preserve">Nota: E1 a E6 correspondem às Etapas 1 a 6 do item 4. </w:t>
      </w:r>
      <w:r>
        <w:rPr>
          <w:b/>
          <w:bCs/>
          <w:color w:val="FFFFFF"/>
          <w:bdr w:val="single" w:sz="16" w:space="0" w:color="0A73BA"/>
          <w:shd w:val="clear" w:color="auto" w:fill="0A73BA"/>
        </w:rPr>
        <w:t xml:space="preserve">R</w:t>
      </w:r>
      <w:r>
        <w:t xml:space="preserve"> executa (pode haver mais de um); </w:t>
      </w:r>
      <w:r>
        <w:rPr>
          <w:b/>
          <w:bCs/>
          <w:color w:val="FFFFFF"/>
          <w:bdr w:val="single" w:sz="16" w:space="0" w:color="0B3A5A"/>
          <w:shd w:val="clear" w:color="auto" w:fill="0B3A5A"/>
        </w:rPr>
        <w:t xml:space="preserve">A</w:t>
      </w:r>
      <w:r>
        <w:t xml:space="preserve"> aprova ou valida o produto (um por etapa); </w:t>
      </w:r>
      <w:r>
        <w:rPr>
          <w:b/>
          <w:bCs/>
          <w:color w:val="000000"/>
          <w:bdr w:val="single" w:sz="16" w:space="0" w:color="CCEADB"/>
          <w:shd w:val="clear" w:color="auto" w:fill="CCEADB"/>
        </w:rPr>
        <w:t xml:space="preserve">C</w:t>
      </w:r>
      <w:r>
        <w:t xml:space="preserve"> é consultado previamente; </w:t>
      </w:r>
      <w:r>
        <w:rPr>
          <w:b/>
          <w:bCs/>
          <w:color w:val="000000"/>
          <w:bdr w:val="single" w:sz="16" w:space="0" w:color="E6E6E6"/>
          <w:shd w:val="clear" w:color="auto" w:fill="E6E6E6"/>
        </w:rPr>
        <w:t xml:space="preserve">I</w:t>
      </w:r>
      <w:r>
        <w:t xml:space="preserve"> é informado posteriormente. Produto final: associações de saneamento rural com modelo de gestão adotado.</w:t>
      </w:r>
    </w:p>
    <w:p>
      <w:pPr>
        <w:pStyle w:val="ItemAcao"/>
      </w:pPr>
      <w:r>
        <w:t xml:space="preserve">6. Metas, indicadores e comprovação</w:t>
      </w:r>
    </w:p>
    <w:p>
      <w:r>
        <w:t xml:space="preserve">A meta física da ação é a implantação de três unidades regionais de apoio, uma por ano, de 2028 a 2030 (</w:t>
      </w:r>
      <w:r>
        <w:fldChar w:fldCharType="begin" w:dirty="true"/>
      </w:r>
      <w:r>
        <w:instrText xml:space="preserve"> REF _Ref320007008 \h </w:instrText>
      </w:r>
      <w:r>
        <w:fldChar w:fldCharType="separate"/>
      </w:r>
      <w:r>
        <w:t xml:space="preserve">Quadro 38</w:t>
      </w:r>
      <w:r>
        <w:fldChar w:fldCharType="end"/>
      </w:r>
      <w:r>
        <w:t xml:space="preserve">). As entidades gestoras são constituídas à medida que os sistemas são concluídos.</w:t>
      </w:r>
    </w:p>
    <w:p>
      <w:pPr>
        <w:pStyle w:val="Legenda"/>
      </w:pPr>
      <w:bookmarkStart w:id="7008" w:name="_Ref320007008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38</w:t>
      </w:r>
      <w:r>
        <w:fldChar w:fldCharType="end"/>
      </w:r>
      <w:bookmarkEnd w:id="7008"/>
      <w:r>
        <w:t xml:space="preserve"> – Metas anuais da implantação dos modelos de gestão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150"/>
        <w:gridCol w:w="720"/>
        <w:gridCol w:w="720"/>
        <w:gridCol w:w="720"/>
        <w:gridCol w:w="720"/>
        <w:gridCol w:w="720"/>
        <w:gridCol w:w="720"/>
        <w:gridCol w:w="720"/>
        <w:gridCol w:w="981"/>
      </w:tblGrid>
      <w:tr>
        <w:trPr>
          <w:tblHeader/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Produto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Unidade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1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2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3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4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7</w:t>
            </w:r>
          </w:p>
        </w:tc>
        <w:tc>
          <w:tcPr>
            <w:tcW w:type="dxa" w:w="98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Unidades regionais do modelo de gestão implantadas</w:t>
            </w:r>
          </w:p>
        </w:tc>
        <w:tc>
          <w:tcPr>
            <w:tcW w:type="dxa" w:w="11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unidades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98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3</w:t>
            </w:r>
          </w:p>
        </w:tc>
      </w:tr>
    </w:tbl>
    <w:p>
      <w:pPr>
        <w:pStyle w:val="Fonte"/>
        <w:keepNext/>
      </w:pPr>
      <w:r>
        <w:t xml:space="preserve">Fonte: Planilha PSH_CUSTO_Consolidada, versão v2408 (PARANÁ, 2026).</w:t>
      </w:r>
    </w:p>
    <w:p>
      <w:pPr>
        <w:pStyle w:val="Fonte"/>
        <w:spacing w:before="0" w:after="240"/>
      </w:pPr>
      <w:r>
        <w:t xml:space="preserve">Nota: Ano 1 = 2027 e Ano 7 = 2033. Na planilha, o produto consta como “Sistema coletivo de abastecimento de água e individual de tratamento de efluentes”.</w:t>
      </w:r>
    </w:p>
    <w:p>
      <w:r>
        <w:t xml:space="preserve">O </w:t>
      </w:r>
      <w:r>
        <w:fldChar w:fldCharType="begin" w:dirty="true"/>
      </w:r>
      <w:r>
        <w:instrText xml:space="preserve"> REF _Ref320007009 \h </w:instrText>
      </w:r>
      <w:r>
        <w:fldChar w:fldCharType="separate"/>
      </w:r>
      <w:r>
        <w:t xml:space="preserve">Quadro 39</w:t>
      </w:r>
      <w:r>
        <w:fldChar w:fldCharType="end"/>
      </w:r>
      <w:r>
        <w:t xml:space="preserve"> reúne os indicadores de andamento e de resultado da ação. O principal é o indicador de associações de saneamento rural com modelo de gestão adotado, medido pelo número acumulado de associações que formalizaram a adoção do modelo.</w:t>
      </w:r>
    </w:p>
    <w:p>
      <w:pPr>
        <w:pStyle w:val="Legenda"/>
      </w:pPr>
      <w:commentRangeStart w:id="9"/>
      <w:bookmarkStart w:id="7009" w:name="_Ref320007009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39</w:t>
      </w:r>
      <w:r>
        <w:fldChar w:fldCharType="end"/>
      </w:r>
      <w:bookmarkEnd w:id="7009"/>
      <w:r>
        <w:t xml:space="preserve"> – Indicadores da implantação dos modelos de gestão</w:t>
      </w:r>
      <w:commentRangeEnd w:id="9"/>
      <w:r>
        <w:commentReference w:id="9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1"/>
        <w:gridCol w:w="1250"/>
        <w:gridCol w:w="1000"/>
        <w:gridCol w:w="1450"/>
        <w:gridCol w:w="2500"/>
      </w:tblGrid>
      <w:tr>
        <w:trPr>
          <w:tblHeader/>
          <w:cantSplit/>
        </w:trPr>
        <w:tc>
          <w:tcPr>
            <w:tcW w:type="dxa" w:w="2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Indicador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Unidade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Linha de base (2025)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Meta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Frequência e fonte dos dados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Associações de saneamento rural com modelo de gestão adotado (indicador do componente)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associações (acumulado)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122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Anual; IAT, Sanepar e cadastro das associações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Unidades regionais de apoio em funcionamento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unidades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Anual; IAT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Sistemas recebidos pela entidade gestora com termo de aceite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sistemas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83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Semestral; IAT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Domicílios atendidos com tarifa instituída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domicílios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5.810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Anual; associações e IAT</w:t>
            </w:r>
          </w:p>
        </w:tc>
      </w:tr>
    </w:tbl>
    <w:p>
      <w:pPr>
        <w:pStyle w:val="Fonte"/>
      </w:pPr>
      <w:r>
        <w:t xml:space="preserve">Fonte: IAT (2026).</w:t>
      </w:r>
    </w:p>
    <w:p>
      <w:r>
        <w:t xml:space="preserve">Os critérios de aceite e as evidências de comprovação de cada produto constam do </w:t>
      </w:r>
      <w:r>
        <w:fldChar w:fldCharType="begin" w:dirty="true"/>
      </w:r>
      <w:r>
        <w:instrText xml:space="preserve"> REF _Ref320007010 \h </w:instrText>
      </w:r>
      <w:r>
        <w:fldChar w:fldCharType="separate"/>
      </w:r>
      <w:r>
        <w:t xml:space="preserve">Quadro 40</w:t>
      </w:r>
      <w:r>
        <w:fldChar w:fldCharType="end"/>
      </w:r>
      <w:r>
        <w:t xml:space="preserve">. A sustentabilidade do resultado é verificada após a entrega: a entidade gestora deve estar em operação, com tarifa cobrada, associação ativa e relatório semestral de desempenho.</w:t>
      </w:r>
    </w:p>
    <w:p>
      <w:pPr>
        <w:pStyle w:val="Legenda"/>
      </w:pPr>
      <w:bookmarkStart w:id="7010" w:name="_Ref320007010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40</w:t>
      </w:r>
      <w:r>
        <w:fldChar w:fldCharType="end"/>
      </w:r>
      <w:bookmarkEnd w:id="7010"/>
      <w:r>
        <w:t xml:space="preserve"> – Critérios de aceite e evidências da implantação dos modelos de gestão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0"/>
        <w:gridCol w:w="3071"/>
        <w:gridCol w:w="2650"/>
        <w:gridCol w:w="1400"/>
      </w:tblGrid>
      <w:tr>
        <w:trPr>
          <w:tblHeader/>
          <w:cantSplit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Produto</w:t>
            </w:r>
          </w:p>
        </w:tc>
        <w:tc>
          <w:tcPr>
            <w:tcW w:type="dxa" w:w="30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Critério de aceite</w:t>
            </w:r>
          </w:p>
        </w:tc>
        <w:tc>
          <w:tcPr>
            <w:tcW w:type="dxa" w:w="2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Evidência de comprovação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Responsável pela validação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Modelo de gestão definido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Arranjo definido para cada conjunto de comunidades, com enquadramento jurídico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Nota técnica do modelo e parecer jurídico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SECID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Termo de Cooperação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Assinado pelo município, com obrigações, prazos e contrapartidas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Termo assinado e publicado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Contratos de pré-adesão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Assinados pelas famílias interessadas da comunidade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Contratos assinados; número de associados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Associação regularizada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Estatuto registrado e inscrição ativa no Cadastro Nacional da Pessoa Jurídica (CNPJ)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Registro em cartório; comprovante de inscrição no CNPJ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Tarifa instituída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Aprovada em assembleia, com tarifa social para famílias de baixa renda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Ata da assembleia; regulamento tarifário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SECID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Unidade regional em funcionamento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Equipe contratada, sede e veículo em operação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Contratos; termo de recebimento dos bens; relatório de atividades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Pessoal capacitado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Conteúdo e carga horária do plano de capacitação cumpridos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Listas de presença e certificados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Sistema aceito pela entidade gestora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Sistema recebido sem pendências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Termo de aceite assinado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Desempenho acompanhado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Relatório semestral entregue e aprovado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Relatório com dados registrados no SIGARH e no GeoPR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UGP</w:t>
            </w:r>
          </w:p>
        </w:tc>
      </w:tr>
    </w:tbl>
    <w:p>
      <w:pPr>
        <w:pStyle w:val="Fonte"/>
      </w:pPr>
      <w:r>
        <w:t xml:space="preserve">Fonte: IAT (2026).</w:t>
      </w:r>
    </w:p>
    <w:p>
      <w:pPr>
        <w:pStyle w:val="ItemAcao"/>
      </w:pPr>
      <w:r>
        <w:t xml:space="preserve">7. Gestão de riscos e impactos ambientais e sociais</w:t>
      </w:r>
    </w:p>
    <w:p>
      <w:r>
        <w:t xml:space="preserve">A ação tem natureza institucional e social, e as intervenções físicas restringem-se à adequação das sedes das unidades regionais, de pequeno porte. Os riscos concentram-se na exclusão de famílias vulneráveis ou de comunidades tradicionais, nos conflitos pelo uso da água e na sustentabilidade financeira das associações. O </w:t>
      </w:r>
      <w:r>
        <w:fldChar w:fldCharType="begin" w:dirty="true"/>
      </w:r>
      <w:r>
        <w:instrText xml:space="preserve"> REF _Ref320007011 \h </w:instrText>
      </w:r>
      <w:r>
        <w:fldChar w:fldCharType="separate"/>
      </w:r>
      <w:r>
        <w:t xml:space="preserve">Quadro 41</w:t>
      </w:r>
      <w:r>
        <w:fldChar w:fldCharType="end"/>
      </w:r>
      <w:r>
        <w:t xml:space="preserve"> indica as NAS aplicáveis e as respectivas medidas.</w:t>
      </w:r>
    </w:p>
    <w:p>
      <w:r>
        <w:t xml:space="preserve">As NAS 3, 5, 6 e 8 não se aplicam de forma específica à ação, e a NAS 9 não se aplica ao Programa. Os instrumentos de gestão ambiental e social (Marco de Gestão Ambiental e Social – MGAS, Plano de Engajamento das Partes Interessadas – PEPI e Mecanismo de Queixas e Reclamações – MQR) constam do Caderno AS.</w:t>
      </w:r>
    </w:p>
    <w:p>
      <w:pPr>
        <w:pStyle w:val="Legenda"/>
      </w:pPr>
      <w:bookmarkStart w:id="7011" w:name="_Ref320007011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41</w:t>
      </w:r>
      <w:r>
        <w:fldChar w:fldCharType="end"/>
      </w:r>
      <w:bookmarkEnd w:id="7011"/>
      <w:r>
        <w:t xml:space="preserve"> – Aplicação das Normas Ambientais e Sociais à implantação dos modelos de gestão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71"/>
        <w:gridCol w:w="4000"/>
      </w:tblGrid>
      <w:tr>
        <w:trPr>
          <w:tblHeader/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NAS</w:t>
            </w:r>
          </w:p>
        </w:tc>
        <w:tc>
          <w:tcPr>
            <w:tcW w:type="dxa" w:w="33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Aplicação à ação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Medidas e instrumentos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1 – Avaliação e gestão de riscos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Riscos sociais do modelo: exclusão de famílias, conflitos pelo uso da água e inadimplência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Triagem socioambiental das comunidades; tarifa social; avaliação semestral de desempenho (MGAS)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2 – Condições de trabalho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Trabalhadores das empresas que compõem as equipes das unidades regionais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Cláusulas trabalhistas nos contratos; Procedimentos de Gestão de Mão de Obra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7 – Povos indígenas e comunidades tradicionais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Comunidades tradicionais ou indígenas nas áreas selecionadas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Identificação na seleção; consulta culturalmente adequada; arranjo compatível com a organização da comunidade (MGAS e PEPI)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10 – Engajamento das partes interessadas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Participação das prefeituras e das comunidades na definição do modelo e da tarifa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Reuniões com linguagem acessível; consulta às comunidades; divulgação do Mecanismo de Queixas e Reclamações (PEPI e MQR)</w:t>
            </w:r>
          </w:p>
        </w:tc>
      </w:tr>
    </w:tbl>
    <w:p>
      <w:pPr>
        <w:pStyle w:val="Fonte"/>
      </w:pPr>
      <w:r>
        <w:t xml:space="preserve">Fonte: IAT (2026), com base nos instrumentos do Caderno AS.</w:t>
      </w:r>
    </w:p>
    <w:p>
      <w:pPr>
        <w:pStyle w:val="ItemAcao"/>
      </w:pPr>
      <w:r>
        <w:t xml:space="preserve">8. Cronograma</w:t>
      </w:r>
    </w:p>
    <w:p>
      <w:r>
        <w:t xml:space="preserve">As etapas acompanham a implantação dos sistemas (</w:t>
      </w:r>
      <w:r>
        <w:fldChar w:fldCharType="begin" w:dirty="true"/>
      </w:r>
      <w:r>
        <w:instrText xml:space="preserve"> REF _Ref320007012 \h </w:instrText>
      </w:r>
      <w:r>
        <w:fldChar w:fldCharType="separate"/>
      </w:r>
      <w:r>
        <w:t xml:space="preserve">Figura 7</w:t>
      </w:r>
      <w:r>
        <w:fldChar w:fldCharType="end"/>
      </w:r>
      <w:r>
        <w:t xml:space="preserve">). A definição do modelo ocorre em 2027; a pactuação, de 2027 a 2030; a constituição das entidades gestoras, de 2028 a 2032, sempre antes da obra de cada sistema; e a estruturação das unidades regionais, uma por ano, de 2028 a 2030. As entregas seguem o cronograma de implantação dos sistemas de abastecimento (5 sistemas em 2028, 10 em 2029, 20 em 2030 e em 2031, 18 em 2032 e 10 em 2033), e a ação é encerrada em 2033.</w:t>
      </w:r>
    </w:p>
    <w:p>
      <w:pPr>
        <w:pStyle w:val="Legenda"/>
      </w:pPr>
      <w:bookmarkStart w:id="7012" w:name="_Ref320007012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7</w:t>
      </w:r>
      <w:r>
        <w:fldChar w:fldCharType="end"/>
      </w:r>
      <w:bookmarkEnd w:id="7012"/>
      <w:r>
        <w:t xml:space="preserve"> – Cronograma das etapas e das entregas da implantação dos modelos de gestão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628960" cy="2923920"/>
            <wp:effectExtent l="0" t="0" r="0" b="0"/>
            <wp:docPr id="506" name="Figura 506" descr="Cronograma anual de 2027 a 2033 com as etapas e as quantidades a entregar da implantação dos modelos de gest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c3_g-crono-3221.png" descr="Cronograma anual de 2027 a 2033 com as etapas e as quantidades a entregar da implantação dos modelos de gestão.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5628960" cy="29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(2026), com quantidades da planilha PSH_CUSTO_Consolidada (PARANÁ, 2026).</w:t>
      </w:r>
    </w:p>
    <w:p>
      <w:pPr>
        <w:pStyle w:val="ItemAcao"/>
      </w:pPr>
      <w:r>
        <w:t xml:space="preserve">9. Interfaces e dependências</w:t>
      </w:r>
    </w:p>
    <w:p>
      <w:r>
        <w:t xml:space="preserve">A ação depende das diretrizes da política estadual de saneamento rural, do cadastro e das adesões do trabalho técnico-social e da conclusão dos sistemas de abastecimento de água e das soluções de esgotamento sanitário. Em contrapartida, fornece às demais ações os municípios aderidos e a entidade gestora definida antes de cada obra, aplica o modelo às associações do Programa Sanepar Rural e alimenta o indicador de associações reportado à UGP (</w:t>
      </w:r>
      <w:r>
        <w:fldChar w:fldCharType="begin" w:dirty="true"/>
      </w:r>
      <w:r>
        <w:instrText xml:space="preserve"> REF _Ref320007013 \h </w:instrText>
      </w:r>
      <w:r>
        <w:fldChar w:fldCharType="separate"/>
      </w:r>
      <w:r>
        <w:t xml:space="preserve">Figura 8</w:t>
      </w:r>
      <w:r>
        <w:fldChar w:fldCharType="end"/>
      </w:r>
      <w:r>
        <w:t xml:space="preserve">).</w:t>
      </w:r>
    </w:p>
    <w:p>
      <w:pPr>
        <w:pStyle w:val="Legenda"/>
      </w:pPr>
      <w:bookmarkStart w:id="7013" w:name="_Ref320007013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8</w:t>
      </w:r>
      <w:r>
        <w:fldChar w:fldCharType="end"/>
      </w:r>
      <w:bookmarkEnd w:id="7013"/>
      <w:r>
        <w:t xml:space="preserve"> – Interfaces e dependências da implantação dos modelos de gestão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507640" cy="2353320"/>
            <wp:effectExtent l="0" t="0" r="0" b="0"/>
            <wp:docPr id="507" name="Figura 507" descr="Diagrama das interfaces da implantação dos modelos de gestão: insumos recebidos de outras partes do Programa e produtos entregues a el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c3_g-interf-3221.png" descr="Diagrama das interfaces da implantação dos modelos de gestão: insumos recebidos de outras partes do Programa e produtos entregues a elas.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5507640" cy="235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(2026).</w:t>
      </w:r>
    </w:p>
    <w:p>
      <w:pPr>
        <w:pStyle w:val="ItemAcao"/>
      </w:pPr>
      <w:r>
        <w:t xml:space="preserve">10. Documentos complementares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Termo de Cooperação entre o IAT e cada município (minuta a elaborar);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Modelos de estatuto, manuais de desempenho operacional e cartilhas das associações (a elaborar);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Termo de Referência da equipe técnica das unidades regionais (a elaborar);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Lei nº 13.019/2014 (MROSC), Lei nº 11.107/2005 (consórcios públicos), Lei nº 11.445/2007, com a redação da Lei nº 14.026/2020 (marco legal do saneamento), e Decreto nº 11.599/2023;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Programa Nacional de Saneamento Rural (BRASIL, 2019);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Caderno AS (MGAS, PEPI e Mecanismo de Queixas e Reclamações) e Caderno AQ;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Notas técnicas de origem (IAT, 2026a; IAT, 2026b).</w:t>
      </w:r>
    </w:p>
    <w:p>
      <w:pPr>
        <w:pStyle w:val="TituloAcao"/>
      </w:pPr>
      <w:r>
        <w:t xml:space="preserve">Ação 3.2.2.2 – Trabalho técnico-social</w:t>
      </w:r>
    </w:p>
    <w:p>
      <w:pPr>
        <w:pStyle w:val="ItemAcao"/>
      </w:pPr>
      <w:r>
        <w:t xml:space="preserve">1. Contextualização</w:t>
      </w:r>
    </w:p>
    <w:p>
      <w:r>
        <w:t xml:space="preserve">O trabalho técnico-social caracteriza as famílias e as condições de saneamento de cada comunidade, define o público a ser atendido e valida socialmente as soluções técnicas. Compreende também a mobilização da população, a educação sanitária e ambiental, a capacitação das lideranças locais e o estímulo à gestão participativa dos serviços, de modo que cada comunidade disponha de grupo organizado para a gestão dos sistemas (IAT, 2026a; IAT, 2026b).</w:t>
      </w:r>
    </w:p>
    <w:p>
      <w:r>
        <w:t xml:space="preserve">A ausência de participação das famílias está associada à subutilização e ao abandono de sistemas de saneamento rural. O Programa Nacional de Saneamento Rural estabelece a educação e a participação social como um dos três eixos indissociáveis do saneamento rural, ao lado da gestão dos serviços e da tecnologia (BRASIL, 2019). Há, ainda, o risco de exclusão de famílias vulneráveis, de áreas remotas ou de comunidades tradicionais quando o levantamento se apoia apenas em cadastros preexistentes.</w:t>
      </w:r>
    </w:p>
    <w:p>
      <w:r>
        <w:t xml:space="preserve">A ação produz as informações das quais dependem as demais. O diagnóstico subsidia a definição da captação e o projeto dos sistemas de abastecimento, identifica a situação do esgotamento sanitário em cada domicílio e reúne as adesões que dão origem às associações de saneamento rural.</w:t>
      </w:r>
    </w:p>
    <w:p>
      <w:r>
        <w:rPr>
          <w:b/>
          <w:bCs/>
        </w:rPr>
        <w:t xml:space="preserve">Inclui:</w:t>
      </w:r>
      <w:r>
        <w:t xml:space="preserve"> a mobilização dos municípios, das comunidades, das associações e dos proprietários; a busca ativa e o cadastro domiciliar; o diagnóstico coletivo e domiciliar das formas de abastecimento e de esgotamento sanitário; os critérios de enquadramento e os termos de adesão das famílias; a educação sanitária e ambiental; a capacitação das lideranças; o acompanhamento social das obras; e o relatório final.</w:t>
      </w:r>
    </w:p>
    <w:p>
      <w:commentRangeStart w:id="10"/>
      <w:r>
        <w:rPr>
          <w:b/>
          <w:bCs/>
        </w:rPr>
        <w:t xml:space="preserve">Não inclui:</w:t>
      </w:r>
      <w:r>
        <w:t xml:space="preserve"> os projetos e as obras dos sistemas nem a capacitação técnica dos operadores na pré-operação, a cargo do executor das obras de abastecimento. As duas ações atuam de forma complementar: o executor capacita os operadores, e o trabalho técnico-social trata do uso adequado e da manutenção junto às famílias.</w:t>
      </w:r>
      <w:commentRangeEnd w:id="10"/>
      <w:r>
        <w:commentReference w:id="10"/>
      </w:r>
    </w:p>
    <w:p>
      <w:r>
        <w:rPr>
          <w:b/>
          <w:bCs/>
        </w:rPr>
        <w:t xml:space="preserve">Valor previsto:</w:t>
      </w:r>
      <w:r>
        <w:t xml:space="preserve"> R$ 6,47 milhões (empréstimo BIRD: R$ 6,47 milhões; contrapartida: R$ 0,00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r>
        <w:t xml:space="preserve">A ação abrange as 83 comunidades da seleção preliminar dos sistemas de abastecimento de água, com 5.810 domicílios e cerca de 16,3 mil pessoas, que constituem também a base do esgotamento sanitário nas comunidades (</w:t>
      </w:r>
      <w:r>
        <w:fldChar w:fldCharType="begin" w:dirty="true"/>
      </w:r>
      <w:r>
        <w:instrText xml:space="preserve"> REF _Ref320007003 \h </w:instrText>
      </w:r>
      <w:r>
        <w:fldChar w:fldCharType="separate"/>
      </w:r>
      <w:r>
        <w:t xml:space="preserve">Figura 4</w:t>
      </w:r>
      <w:r>
        <w:fldChar w:fldCharType="end"/>
      </w:r>
      <w:r>
        <w:t xml:space="preserve">). O diagnóstico confirma ou corrige a seleção preliminar: comunidades sem adesão suficiente ou sem viabilidade técnica podem ser substituídas por outras que atendam aos mesmos critérios. Em cada comunidade, as famílias atendidas são definidas por critérios sociais, territoriais e técnicos, aplicados na Etapa 5.</w:t>
      </w:r>
    </w:p>
    <w:p>
      <w:pPr>
        <w:pStyle w:val="ItemAcao"/>
      </w:pPr>
      <w:r>
        <w:t xml:space="preserve">3. Arranjo institucional e partes interessadas</w:t>
      </w:r>
    </w:p>
    <w:p>
      <w:r>
        <w:t xml:space="preserve">O IAT, por meio da DISAR, contrata a empresa, fiscaliza o contrato e valida os produtos, com a participação da SEAB, que atua junto às comunidades rurais e apoia a mobilização. A empresa contratada executa o trabalho de campo, e as prefeituras apoiam a articulação local, a divulgação e a cessão de espaços para as reuniões. A UGP acompanha a execução.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</w:rPr>
        <w:t xml:space="preserve">Coexecutora:</w:t>
      </w:r>
      <w:r>
        <w:t xml:space="preserve"> SEAB, na mobilização e na validação dos produtos;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</w:rPr>
        <w:t xml:space="preserve">Intervenientes:</w:t>
      </w:r>
      <w:r>
        <w:t xml:space="preserve"> prefeituras; associações de moradores e lideranças locais; empresa contratada;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</w:rPr>
        <w:t xml:space="preserve">Público envolvido:</w:t>
      </w:r>
      <w:r>
        <w:t xml:space="preserve"> famílias e proprietários das comunidades selecionadas.</w:t>
      </w:r>
    </w:p>
    <w:p>
      <w:r>
        <w:t xml:space="preserve">Os beneficiários diretos são as famílias das 83 comunidades, cerca de 16,3 mil pessoas, e as lideranças capacitadas. Os beneficiários indiretos são os municípios, que passam a dispor de cadastro atualizado do saneamento rural, aplicável a outras políticas públicas.</w:t>
      </w:r>
    </w:p>
    <w:p>
      <w:pPr>
        <w:pStyle w:val="ItemAcao"/>
      </w:pPr>
      <w:r>
        <w:t xml:space="preserve">4. Processo de execução operacional</w:t>
      </w:r>
    </w:p>
    <w:p>
      <w:r>
        <w:t xml:space="preserve">A ação compreende sete etapas, da contratação da empresa ao relatório final (</w:t>
      </w:r>
      <w:r>
        <w:fldChar w:fldCharType="begin" w:dirty="true"/>
      </w:r>
      <w:r>
        <w:instrText xml:space="preserve"> REF _Ref320007014 \h </w:instrText>
      </w:r>
      <w:r>
        <w:fldChar w:fldCharType="separate"/>
      </w:r>
      <w:r>
        <w:t xml:space="preserve">Figura 9</w:t>
      </w:r>
      <w:r>
        <w:fldChar w:fldCharType="end"/>
      </w:r>
      <w:r>
        <w:t xml:space="preserve">). A empresa contratada executa o trabalho de campo, e as famílias formalizam a adesão na Etapa 5. Os produtos das etapas subsidiam os modelos de gestão, os projetos dos sistemas de abastecimento e o esgotamento sanitário nas comunidades.</w:t>
      </w:r>
    </w:p>
    <w:p>
      <w:pPr>
        <w:pStyle w:val="Legenda"/>
      </w:pPr>
      <w:bookmarkStart w:id="7014" w:name="_Ref320007014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9</w:t>
      </w:r>
      <w:r>
        <w:fldChar w:fldCharType="end"/>
      </w:r>
      <w:bookmarkEnd w:id="7014"/>
      <w:r>
        <w:t xml:space="preserve"> – Fluxograma do trabalho técnico-social: entradas, etapas por responsável e saídas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746320" cy="3674520"/>
            <wp:effectExtent l="0" t="0" r="0" b="0"/>
            <wp:docPr id="508" name="Figura 508" descr="Fluxograma em raias do trabalho técnico-social, com uma raia por instituição, as etapas numeradas na raia do executor, as entradas no topo e as saídas na b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c3_g-raias-3222.png" descr="Fluxograma em raias do trabalho técnico-social, com uma raia por instituição, as etapas numeradas na raia do executor, as entradas no topo e as saídas na base.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5746320" cy="36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(2026).</w:t>
      </w:r>
    </w:p>
    <w:p>
      <w:pPr>
        <w:pStyle w:val="EtapaAcao"/>
      </w:pPr>
      <w:r>
        <w:t xml:space="preserve">4.1 Etapa 1: Contratação da empresa</w:t>
      </w:r>
    </w:p>
    <w:p>
      <w:r>
        <w:rPr>
          <w:b/>
          <w:bCs/>
        </w:rPr>
        <w:t xml:space="preserve">Atividades:</w:t>
      </w:r>
      <w:r>
        <w:t xml:space="preserve"> elaboração do Termo de Referência, com escopo, produtos, prazos e perfil da equipe; publicação do edital; seleção da empresa; assinatura do contrato e emissão da ordem de serviço.</w:t>
      </w:r>
    </w:p>
    <w:p>
      <w:r>
        <w:rPr>
          <w:b/>
          <w:bCs/>
        </w:rPr>
        <w:t xml:space="preserve">Entradas:</w:t>
      </w:r>
      <w:r>
        <w:t xml:space="preserve"> Termos de Cooperação assinados com os municípios; lista preliminar de comunidades.</w:t>
      </w:r>
    </w:p>
    <w:p>
      <w:r>
        <w:rPr>
          <w:b/>
          <w:bCs/>
        </w:rPr>
        <w:t xml:space="preserve">Responsáveis:</w:t>
      </w:r>
      <w:r>
        <w:t xml:space="preserve"> IAT (executa e aprova); UGP e Banco Mundial (consultados, quando houver revisão prévia).</w:t>
      </w:r>
    </w:p>
    <w:p>
      <w:r>
        <w:rPr>
          <w:b/>
          <w:bCs/>
        </w:rPr>
        <w:t xml:space="preserve">Produto:</w:t>
      </w:r>
      <w:r>
        <w:t xml:space="preserve"> contrato assinado e ordem de serviço.</w:t>
      </w:r>
    </w:p>
    <w:p>
      <w:pPr>
        <w:pStyle w:val="EtapaAcao"/>
      </w:pPr>
      <w:r>
        <w:t xml:space="preserve">4.2 Etapa 2: Mobilização e sensibilização</w:t>
      </w:r>
    </w:p>
    <w:p>
      <w:r>
        <w:rPr>
          <w:b/>
          <w:bCs/>
        </w:rPr>
        <w:t xml:space="preserve">Atividades:</w:t>
      </w:r>
      <w:r>
        <w:t xml:space="preserve"> reuniões com as prefeituras, as associações e as lideranças; reuniões comunitárias, com linguagem acessível, para apresentação do Programa, estímulo à participação e reconhecimento do território; divulgação do Mecanismo de Queixas e Reclamações.</w:t>
      </w:r>
    </w:p>
    <w:p>
      <w:r>
        <w:rPr>
          <w:b/>
          <w:bCs/>
        </w:rPr>
        <w:t xml:space="preserve">Entradas:</w:t>
      </w:r>
      <w:r>
        <w:t xml:space="preserve"> contrato; agenda pactuada com as prefeituras.</w:t>
      </w:r>
    </w:p>
    <w:p>
      <w:r>
        <w:rPr>
          <w:b/>
          <w:bCs/>
        </w:rPr>
        <w:t xml:space="preserve">Responsáveis:</w:t>
      </w:r>
      <w:r>
        <w:t xml:space="preserve"> empresa contratada (executa); SEAB e prefeituras (consultadas); IAT (aprova).</w:t>
      </w:r>
    </w:p>
    <w:p>
      <w:r>
        <w:rPr>
          <w:b/>
          <w:bCs/>
        </w:rPr>
        <w:t xml:space="preserve">Produto:</w:t>
      </w:r>
      <w:r>
        <w:t xml:space="preserve"> plano de mobilização executado, com atas e listas de presença.</w:t>
      </w:r>
    </w:p>
    <w:p>
      <w:pPr>
        <w:pStyle w:val="EtapaAcao"/>
      </w:pPr>
      <w:r>
        <w:t xml:space="preserve">4.3 Etapa 3: Busca ativa e cadastro domiciliar</w:t>
      </w:r>
    </w:p>
    <w:p>
      <w:r>
        <w:rPr>
          <w:b/>
          <w:bCs/>
        </w:rPr>
        <w:t xml:space="preserve">Atividades:</w:t>
      </w:r>
      <w:r>
        <w:t xml:space="preserve"> visita a todos os domicílios da comunidade, inclusive em áreas remotas, sem dependência exclusiva de cadastros prévios; inventário social; cadastro domiciliar georreferenciado. O tratamento dos dados pessoais observa a Lei Geral de Proteção de Dados Pessoais (LGPD) e restringe-se às finalidades da ação (BRASIL, 2018).</w:t>
      </w:r>
    </w:p>
    <w:p>
      <w:r>
        <w:rPr>
          <w:b/>
          <w:bCs/>
        </w:rPr>
        <w:t xml:space="preserve">Entradas:</w:t>
      </w:r>
      <w:r>
        <w:t xml:space="preserve"> lista de comunidades; bases do Censo 2022 e do Cadastro Nacional de Endereços para Fins Estatísticos (CNEFE).</w:t>
      </w:r>
    </w:p>
    <w:p>
      <w:r>
        <w:rPr>
          <w:b/>
          <w:bCs/>
        </w:rPr>
        <w:t xml:space="preserve">Responsáveis:</w:t>
      </w:r>
      <w:r>
        <w:t xml:space="preserve"> empresa contratada (executa); IAT (aprova); SEAB (consultada).</w:t>
      </w:r>
    </w:p>
    <w:p>
      <w:r>
        <w:rPr>
          <w:b/>
          <w:bCs/>
        </w:rPr>
        <w:t xml:space="preserve">Produto:</w:t>
      </w:r>
      <w:r>
        <w:t xml:space="preserve"> cadastro domiciliar georreferenciado.</w:t>
      </w:r>
    </w:p>
    <w:p>
      <w:pPr>
        <w:pStyle w:val="EtapaAcao"/>
      </w:pPr>
      <w:r>
        <w:t xml:space="preserve">4.4 Etapa 4: Diagnóstico coletivo e domiciliar</w:t>
      </w:r>
    </w:p>
    <w:p>
      <w:r>
        <w:rPr>
          <w:b/>
          <w:bCs/>
        </w:rPr>
        <w:t xml:space="preserve">Atividades:</w:t>
      </w:r>
      <w:r>
        <w:t xml:space="preserve"> diagnóstico das formas atuais de abastecimento e de esgotamento sanitário, da demanda de água, da infraestrutura necessária e da viabilidade dos sistemas; levantamento das condições de cada domicílio para a solução de esgotamento sanitário; validação social das tecnologias propostas.</w:t>
      </w:r>
    </w:p>
    <w:p>
      <w:r>
        <w:rPr>
          <w:b/>
          <w:bCs/>
        </w:rPr>
        <w:t xml:space="preserve">Entradas:</w:t>
      </w:r>
      <w:r>
        <w:t xml:space="preserve"> cadastro domiciliar.</w:t>
      </w:r>
    </w:p>
    <w:p>
      <w:r>
        <w:rPr>
          <w:b/>
          <w:bCs/>
        </w:rPr>
        <w:t xml:space="preserve">Responsáveis:</w:t>
      </w:r>
      <w:r>
        <w:t xml:space="preserve"> empresa contratada (executa); IAT (aprova); SEAB (consultada).</w:t>
      </w:r>
    </w:p>
    <w:p>
      <w:r>
        <w:rPr>
          <w:b/>
          <w:bCs/>
        </w:rPr>
        <w:t xml:space="preserve">Produto:</w:t>
      </w:r>
      <w:r>
        <w:t xml:space="preserve"> diagnóstico por comunidade e por domicílio.</w:t>
      </w:r>
    </w:p>
    <w:p>
      <w:pPr>
        <w:pStyle w:val="EtapaAcao"/>
      </w:pPr>
      <w:r>
        <w:t xml:space="preserve">4.5 Etapa 5: Enquadramento e adesão das famílias</w:t>
      </w:r>
    </w:p>
    <w:p>
      <w:r>
        <w:rPr>
          <w:b/>
          <w:bCs/>
        </w:rPr>
        <w:t xml:space="preserve">Atividades:</w:t>
      </w:r>
      <w:r>
        <w:t xml:space="preserve"> aplicação dos critérios sociais, territoriais e técnicos de definição das famílias atendidas; assinatura do termo de adesão, com o compromisso de uso e manutenção adequados.</w:t>
      </w:r>
    </w:p>
    <w:p>
      <w:r>
        <w:rPr>
          <w:b/>
          <w:bCs/>
        </w:rPr>
        <w:t xml:space="preserve">Entradas:</w:t>
      </w:r>
      <w:r>
        <w:t xml:space="preserve"> diagnóstico; critérios de enquadramento aprovados pelo IAT.</w:t>
      </w:r>
    </w:p>
    <w:p>
      <w:r>
        <w:rPr>
          <w:b/>
          <w:bCs/>
        </w:rPr>
        <w:t xml:space="preserve">Responsáveis:</w:t>
      </w:r>
      <w:r>
        <w:t xml:space="preserve"> empresa contratada e famílias (executam); IAT (aprova).</w:t>
      </w:r>
    </w:p>
    <w:p>
      <w:r>
        <w:rPr>
          <w:b/>
          <w:bCs/>
        </w:rPr>
        <w:t xml:space="preserve">Produto:</w:t>
      </w:r>
      <w:r>
        <w:t xml:space="preserve"> lista de famílias enquadradas e termos de adesão assinados.</w:t>
      </w:r>
    </w:p>
    <w:p>
      <w:pPr>
        <w:pStyle w:val="EtapaAcao"/>
      </w:pPr>
      <w:r>
        <w:t xml:space="preserve">4.6 Etapa 6: Educação sanitária e ambiental e acompanhamento</w:t>
      </w:r>
    </w:p>
    <w:p>
      <w:r>
        <w:rPr>
          <w:b/>
          <w:bCs/>
        </w:rPr>
        <w:t xml:space="preserve">Atividades:</w:t>
      </w:r>
      <w:r>
        <w:t xml:space="preserve"> oficinas de educação sanitária e ambiental; capacitação das lideranças locais; apoio à organização comunitária e à constituição da associação; acompanhamento social das obras e da entrega dos sistemas.</w:t>
      </w:r>
    </w:p>
    <w:p>
      <w:r>
        <w:rPr>
          <w:b/>
          <w:bCs/>
        </w:rPr>
        <w:t xml:space="preserve">Entradas:</w:t>
      </w:r>
      <w:r>
        <w:t xml:space="preserve"> termos de adesão; cronograma das obras de abastecimento.</w:t>
      </w:r>
    </w:p>
    <w:p>
      <w:r>
        <w:rPr>
          <w:b/>
          <w:bCs/>
        </w:rPr>
        <w:t xml:space="preserve">Responsáveis:</w:t>
      </w:r>
      <w:r>
        <w:t xml:space="preserve"> empresa contratada (executa); IAT (aprova); prefeituras e SEAB (consultadas).</w:t>
      </w:r>
    </w:p>
    <w:p>
      <w:r>
        <w:rPr>
          <w:b/>
          <w:bCs/>
        </w:rPr>
        <w:t xml:space="preserve">Produto:</w:t>
      </w:r>
      <w:r>
        <w:t xml:space="preserve"> lideranças capacitadas, com listas de presença e certificados, e relatórios de acompanhamento.</w:t>
      </w:r>
    </w:p>
    <w:p>
      <w:pPr>
        <w:pStyle w:val="EtapaAcao"/>
      </w:pPr>
      <w:r>
        <w:t xml:space="preserve">4.7 Etapa 7: Relatório final</w:t>
      </w:r>
    </w:p>
    <w:p>
      <w:r>
        <w:rPr>
          <w:b/>
          <w:bCs/>
        </w:rPr>
        <w:t xml:space="preserve">Atividades:</w:t>
      </w:r>
      <w:r>
        <w:t xml:space="preserve"> consolidação dos resultados; elaboração do relatório final; registro da conclusão da etapa no Termo de Cooperação.</w:t>
      </w:r>
    </w:p>
    <w:p>
      <w:r>
        <w:rPr>
          <w:b/>
          <w:bCs/>
        </w:rPr>
        <w:t xml:space="preserve">Entradas:</w:t>
      </w:r>
      <w:r>
        <w:t xml:space="preserve"> produtos das Etapas 2 a 6.</w:t>
      </w:r>
    </w:p>
    <w:p>
      <w:commentRangeStart w:id="11"/>
      <w:r>
        <w:rPr>
          <w:b/>
          <w:bCs/>
        </w:rPr>
        <w:t xml:space="preserve">Responsáveis:</w:t>
      </w:r>
      <w:r>
        <w:t xml:space="preserve"> empresa contratada (executa); SEAB (consultada na validação); IAT (aprova).</w:t>
      </w:r>
      <w:commentRangeEnd w:id="11"/>
      <w:r>
        <w:commentReference w:id="11"/>
      </w:r>
    </w:p>
    <w:p>
      <w:r>
        <w:rPr>
          <w:b/>
          <w:bCs/>
        </w:rPr>
        <w:t xml:space="preserve">Produto:</w:t>
      </w:r>
      <w:r>
        <w:t xml:space="preserve"> relatório final aprovado.</w:t>
      </w:r>
    </w:p>
    <w:p>
      <w:pPr>
        <w:pStyle w:val="EtapaAcao"/>
      </w:pPr>
      <w:r>
        <w:t xml:space="preserve">4.8 Modalidade de execução</w:t>
      </w:r>
    </w:p>
    <w:p>
      <w:r>
        <w:t xml:space="preserve">O item de custo é o trabalho técnico e social: 36 profissionais-mês a R$ 179.835,30, no total de R$ 6,47 milhões, com recursos do empréstimo do BIRD. A execução ocorre mediante licitação de serviços, conforme o Caderno AQ, e o número de lotes é definido no Plano de Aquisições.</w:t>
      </w:r>
    </w:p>
    <w:p>
      <w:pPr>
        <w:pStyle w:val="ItemAcao"/>
      </w:pPr>
      <w:r>
        <w:t xml:space="preserve">5. Matriz de responsabilidades</w:t>
      </w:r>
    </w:p>
    <w:p>
      <w:r>
        <w:t xml:space="preserve">O </w:t>
      </w:r>
      <w:r>
        <w:fldChar w:fldCharType="begin" w:dirty="true"/>
      </w:r>
      <w:r>
        <w:instrText xml:space="preserve"> REF _Ref320007015 \h </w:instrText>
      </w:r>
      <w:r>
        <w:fldChar w:fldCharType="separate"/>
      </w:r>
      <w:r>
        <w:t xml:space="preserve">Quadro 42</w:t>
      </w:r>
      <w:r>
        <w:fldChar w:fldCharType="end"/>
      </w:r>
      <w:r>
        <w:t xml:space="preserve"> apresenta o papel de cada parte em cada etapa.</w:t>
      </w:r>
    </w:p>
    <w:p>
      <w:pPr>
        <w:pStyle w:val="Legenda"/>
      </w:pPr>
      <w:bookmarkStart w:id="7015" w:name="_Ref320007015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42</w:t>
      </w:r>
      <w:r>
        <w:fldChar w:fldCharType="end"/>
      </w:r>
      <w:bookmarkEnd w:id="7015"/>
      <w:r>
        <w:t xml:space="preserve"> – Matriz de responsabilidades do trabalho técnico-social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800"/>
        <w:gridCol w:w="800"/>
        <w:gridCol w:w="800"/>
        <w:gridCol w:w="800"/>
        <w:gridCol w:w="800"/>
        <w:gridCol w:w="800"/>
        <w:gridCol w:w="800"/>
        <w:gridCol w:w="1171"/>
      </w:tblGrid>
      <w:tr>
        <w:trPr>
          <w:tblHeader/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Parte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E7</w:t>
            </w:r>
          </w:p>
        </w:tc>
        <w:tc>
          <w:tcPr>
            <w:tcW w:type="dxa" w:w="11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Produto final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  <w:r>
              <w:t xml:space="preserve"> </w:t>
            </w: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SEAB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Empresa contratada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Prefeituras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Famílias e associações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UGP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Banco Mundial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</w:tr>
    </w:tbl>
    <w:p>
      <w:pPr>
        <w:pStyle w:val="Fonte"/>
        <w:keepNext/>
      </w:pPr>
      <w:r>
        <w:t xml:space="preserve">Fonte: IAT (2026).</w:t>
      </w:r>
    </w:p>
    <w:p>
      <w:pPr>
        <w:pStyle w:val="Fonte"/>
        <w:spacing w:before="0" w:after="240"/>
      </w:pPr>
      <w:r>
        <w:t xml:space="preserve">Nota: E1 a E7 correspondem às Etapas 1 a 7 do item 4. </w:t>
      </w:r>
      <w:r>
        <w:rPr>
          <w:b/>
          <w:bCs/>
          <w:color w:val="FFFFFF"/>
          <w:bdr w:val="single" w:sz="16" w:space="0" w:color="0A73BA"/>
          <w:shd w:val="clear" w:color="auto" w:fill="0A73BA"/>
        </w:rPr>
        <w:t xml:space="preserve">R</w:t>
      </w:r>
      <w:r>
        <w:t xml:space="preserve"> executa (pode haver mais de um); </w:t>
      </w:r>
      <w:r>
        <w:rPr>
          <w:b/>
          <w:bCs/>
          <w:color w:val="FFFFFF"/>
          <w:bdr w:val="single" w:sz="16" w:space="0" w:color="0B3A5A"/>
          <w:shd w:val="clear" w:color="auto" w:fill="0B3A5A"/>
        </w:rPr>
        <w:t xml:space="preserve">A</w:t>
      </w:r>
      <w:r>
        <w:t xml:space="preserve"> aprova ou valida o produto (um por etapa); </w:t>
      </w:r>
      <w:r>
        <w:rPr>
          <w:b/>
          <w:bCs/>
          <w:color w:val="000000"/>
          <w:bdr w:val="single" w:sz="16" w:space="0" w:color="CCEADB"/>
          <w:shd w:val="clear" w:color="auto" w:fill="CCEADB"/>
        </w:rPr>
        <w:t xml:space="preserve">C</w:t>
      </w:r>
      <w:r>
        <w:t xml:space="preserve"> é consultado previamente; </w:t>
      </w:r>
      <w:r>
        <w:rPr>
          <w:b/>
          <w:bCs/>
          <w:color w:val="000000"/>
          <w:bdr w:val="single" w:sz="16" w:space="0" w:color="E6E6E6"/>
          <w:shd w:val="clear" w:color="auto" w:fill="E6E6E6"/>
        </w:rPr>
        <w:t xml:space="preserve">I</w:t>
      </w:r>
      <w:r>
        <w:t xml:space="preserve"> é informado posteriormente. Produto final: cadastro, diagnóstico e termos de adesão das 83 comunidades.</w:t>
      </w:r>
    </w:p>
    <w:p>
      <w:pPr>
        <w:pStyle w:val="ItemAcao"/>
      </w:pPr>
      <w:r>
        <w:t xml:space="preserve">6. Metas, indicadores e comprovação</w:t>
      </w:r>
    </w:p>
    <w:p>
      <w:r>
        <w:t xml:space="preserve">A meta física é expressa em profissionais-mês e concentra-se entre 2027 e 2030 (</w:t>
      </w:r>
      <w:r>
        <w:fldChar w:fldCharType="begin" w:dirty="true"/>
      </w:r>
      <w:r>
        <w:instrText xml:space="preserve"> REF _Ref320007016 \h </w:instrText>
      </w:r>
      <w:r>
        <w:fldChar w:fldCharType="separate"/>
      </w:r>
      <w:r>
        <w:t xml:space="preserve">Quadro 43</w:t>
      </w:r>
      <w:r>
        <w:fldChar w:fldCharType="end"/>
      </w:r>
      <w:r>
        <w:t xml:space="preserve">), pois o diagnóstico deve estar concluído antes dos projetos e das obras.</w:t>
      </w:r>
    </w:p>
    <w:p>
      <w:pPr>
        <w:pStyle w:val="Legenda"/>
      </w:pPr>
      <w:bookmarkStart w:id="7016" w:name="_Ref320007016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43</w:t>
      </w:r>
      <w:r>
        <w:fldChar w:fldCharType="end"/>
      </w:r>
      <w:bookmarkEnd w:id="7016"/>
      <w:r>
        <w:t xml:space="preserve"> – Metas anuais do trabalho técnico-social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150"/>
        <w:gridCol w:w="720"/>
        <w:gridCol w:w="720"/>
        <w:gridCol w:w="720"/>
        <w:gridCol w:w="720"/>
        <w:gridCol w:w="720"/>
        <w:gridCol w:w="720"/>
        <w:gridCol w:w="720"/>
        <w:gridCol w:w="981"/>
      </w:tblGrid>
      <w:tr>
        <w:trPr>
          <w:tblHeader/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Produto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Unidade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1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2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3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4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7</w:t>
            </w:r>
          </w:p>
        </w:tc>
        <w:tc>
          <w:tcPr>
            <w:tcW w:type="dxa" w:w="98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Trabalho técnico e social</w:t>
            </w:r>
          </w:p>
        </w:tc>
        <w:tc>
          <w:tcPr>
            <w:tcW w:type="dxa" w:w="11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prof.-mês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6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12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12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6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98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36</w:t>
            </w:r>
          </w:p>
        </w:tc>
      </w:tr>
    </w:tbl>
    <w:p>
      <w:pPr>
        <w:pStyle w:val="Fonte"/>
        <w:keepNext/>
      </w:pPr>
      <w:r>
        <w:t xml:space="preserve">Fonte: Planilha PSH_CUSTO_Consolidada, versão v2408 (PARANÁ, 2026).</w:t>
      </w:r>
    </w:p>
    <w:p>
      <w:pPr>
        <w:pStyle w:val="Fonte"/>
        <w:spacing w:before="0" w:after="240"/>
      </w:pPr>
      <w:r>
        <w:t xml:space="preserve">Nota: Ano 1 = 2027 e Ano 7 = 2033. Prof.-mês = profissionais-mês.</w:t>
      </w:r>
    </w:p>
    <w:p>
      <w:r>
        <w:t xml:space="preserve">O </w:t>
      </w:r>
      <w:r>
        <w:fldChar w:fldCharType="begin" w:dirty="true"/>
      </w:r>
      <w:r>
        <w:instrText xml:space="preserve"> REF _Ref320007017 \h </w:instrText>
      </w:r>
      <w:r>
        <w:fldChar w:fldCharType="separate"/>
      </w:r>
      <w:r>
        <w:t xml:space="preserve">Quadro 44</w:t>
      </w:r>
      <w:r>
        <w:fldChar w:fldCharType="end"/>
      </w:r>
      <w:r>
        <w:t xml:space="preserve"> reúne os indicadores de andamento da ação, apurados por comunidade.</w:t>
      </w:r>
    </w:p>
    <w:p>
      <w:pPr>
        <w:pStyle w:val="Legenda"/>
      </w:pPr>
      <w:commentRangeStart w:id="12"/>
      <w:bookmarkStart w:id="7017" w:name="_Ref320007017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44</w:t>
      </w:r>
      <w:r>
        <w:fldChar w:fldCharType="end"/>
      </w:r>
      <w:bookmarkEnd w:id="7017"/>
      <w:r>
        <w:t xml:space="preserve"> – Indicadores do trabalho técnico-social</w:t>
      </w:r>
      <w:commentRangeEnd w:id="12"/>
      <w:r>
        <w:commentReference w:id="12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1"/>
        <w:gridCol w:w="1250"/>
        <w:gridCol w:w="1000"/>
        <w:gridCol w:w="1450"/>
        <w:gridCol w:w="2500"/>
      </w:tblGrid>
      <w:tr>
        <w:trPr>
          <w:tblHeader/>
          <w:cantSplit/>
        </w:trPr>
        <w:tc>
          <w:tcPr>
            <w:tcW w:type="dxa" w:w="2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Indicador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Unidade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Linha de base (2025)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Meta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Frequência e fonte dos dados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Comunidades com diagnóstico aprovado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comunidades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83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Por lote; IAT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Domicílios cadastrados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domicílios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5.810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Por lote; cadastro domiciliar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Famílias com termo de adesão assinado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famílias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a definir no diagnóstico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Por lote; IAT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Lideranças e moradores capacitados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pessoas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a definir no plano de trabalho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Semestral; listas de presença</w:t>
            </w:r>
          </w:p>
        </w:tc>
      </w:tr>
    </w:tbl>
    <w:p>
      <w:pPr>
        <w:pStyle w:val="Fonte"/>
      </w:pPr>
      <w:r>
        <w:t xml:space="preserve">Fonte: IAT (2026).</w:t>
      </w:r>
    </w:p>
    <w:p>
      <w:r>
        <w:t xml:space="preserve">Os critérios de aceite e as evidências constam do </w:t>
      </w:r>
      <w:r>
        <w:fldChar w:fldCharType="begin" w:dirty="true"/>
      </w:r>
      <w:r>
        <w:instrText xml:space="preserve"> REF _Ref320007018 \h </w:instrText>
      </w:r>
      <w:r>
        <w:fldChar w:fldCharType="separate"/>
      </w:r>
      <w:r>
        <w:t xml:space="preserve">Quadro 45</w:t>
      </w:r>
      <w:r>
        <w:fldChar w:fldCharType="end"/>
      </w:r>
      <w:r>
        <w:t xml:space="preserve">. O relatório final, aprovado pelo IAT após consulta à SEAB, constitui a evidência de conclusão de cada lote e registra a conclusão da etapa no Termo de Cooperação.</w:t>
      </w:r>
    </w:p>
    <w:p>
      <w:pPr>
        <w:pStyle w:val="Legenda"/>
      </w:pPr>
      <w:bookmarkStart w:id="7018" w:name="_Ref320007018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45</w:t>
      </w:r>
      <w:r>
        <w:fldChar w:fldCharType="end"/>
      </w:r>
      <w:bookmarkEnd w:id="7018"/>
      <w:r>
        <w:t xml:space="preserve"> – Critérios de aceite e evidências do trabalho técnico-social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0"/>
        <w:gridCol w:w="3071"/>
        <w:gridCol w:w="2650"/>
        <w:gridCol w:w="1400"/>
      </w:tblGrid>
      <w:tr>
        <w:trPr>
          <w:tblHeader/>
          <w:cantSplit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Produto</w:t>
            </w:r>
          </w:p>
        </w:tc>
        <w:tc>
          <w:tcPr>
            <w:tcW w:type="dxa" w:w="30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Critério de aceite</w:t>
            </w:r>
          </w:p>
        </w:tc>
        <w:tc>
          <w:tcPr>
            <w:tcW w:type="dxa" w:w="2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Evidência de comprovação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Responsável pela validação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Plano de trabalho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Metodologia, cronograma e equipe compatíveis com o Termo de Referência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Plano aprovado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Cadastro domiciliar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Todos os domicílios da comunidade visitados e georreferenciados; dados tratados conforme a LGPD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Base do cadastro; relatório de campo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Diagnóstico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Condições de abastecimento e de esgotamento sanitário descritas por comunidade e por domicílio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Relatório de diagnóstico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Termos de adesão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Assinados pelas famílias enquadradas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Termos assinados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Capacitação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Conteúdo do plano de educação sanitária e ambiental cumprido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Listas de presença e certificados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Relatório final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Consolida os produtos e é aprovado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Relatório final; registro no Termo de Cooperação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IAT, após consulta à SEAB</w:t>
            </w:r>
          </w:p>
        </w:tc>
      </w:tr>
    </w:tbl>
    <w:p>
      <w:pPr>
        <w:pStyle w:val="Fonte"/>
      </w:pPr>
      <w:r>
        <w:t xml:space="preserve">Fonte: IAT (2026).</w:t>
      </w:r>
    </w:p>
    <w:p>
      <w:pPr>
        <w:pStyle w:val="ItemAcao"/>
      </w:pPr>
      <w:r>
        <w:t xml:space="preserve">7. Gestão de riscos e impactos ambientais e sociais</w:t>
      </w:r>
    </w:p>
    <w:p>
      <w:r>
        <w:t xml:space="preserve">A ação não envolve obras. Os riscos concentram-se na exclusão de famílias, na consulta inadequada a comunidades tradicionais, nas condições de trabalho da equipe de campo e no tratamento dos dados pessoais do cadastro. O </w:t>
      </w:r>
      <w:r>
        <w:fldChar w:fldCharType="begin" w:dirty="true"/>
      </w:r>
      <w:r>
        <w:instrText xml:space="preserve"> REF _Ref320007019 \h </w:instrText>
      </w:r>
      <w:r>
        <w:fldChar w:fldCharType="separate"/>
      </w:r>
      <w:r>
        <w:t xml:space="preserve">Quadro 46</w:t>
      </w:r>
      <w:r>
        <w:fldChar w:fldCharType="end"/>
      </w:r>
      <w:r>
        <w:t xml:space="preserve"> indica as NAS aplicáveis e as medidas; as NAS 3, 4, 5, 6 e 8 não se aplicam à ação.</w:t>
      </w:r>
    </w:p>
    <w:p>
      <w:pPr>
        <w:pStyle w:val="Legenda"/>
      </w:pPr>
      <w:bookmarkStart w:id="7019" w:name="_Ref320007019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46</w:t>
      </w:r>
      <w:r>
        <w:fldChar w:fldCharType="end"/>
      </w:r>
      <w:bookmarkEnd w:id="7019"/>
      <w:r>
        <w:t xml:space="preserve"> – Aplicação das Normas Ambientais e Sociais ao trabalho técnico-social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71"/>
        <w:gridCol w:w="4000"/>
      </w:tblGrid>
      <w:tr>
        <w:trPr>
          <w:tblHeader/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NAS</w:t>
            </w:r>
          </w:p>
        </w:tc>
        <w:tc>
          <w:tcPr>
            <w:tcW w:type="dxa" w:w="33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Aplicação à ação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Medidas e instrumentos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1 – Avaliação e gestão de riscos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Risco de exclusão de famílias vulneráveis ou de áreas remotas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Busca ativa em todos os domicílios; aplicação rigorosa dos critérios de vulnerabilidade social (MGAS)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2 – Condições de trabalho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Equipe de campo da empresa contratada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Cláusulas trabalhistas e de segurança nos deslocamentos; Procedimentos de Gestão de Mão de Obra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7 – Povos indígenas e comunidades tradicionais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Comunidades tradicionais nas áreas selecionadas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Consulta culturalmente adequada, com participação das lideranças (MGAS e PEPI)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10 – Engajamento das partes interessadas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Toda a ação, por constituir o principal canal de diálogo com as famílias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Reuniões com linguagem acessível; registro das consultas; divulgação e acompanhamento do Mecanismo de Queixas e Reclamações (PEPI e MQR)</w:t>
            </w:r>
          </w:p>
        </w:tc>
      </w:tr>
    </w:tbl>
    <w:p>
      <w:pPr>
        <w:pStyle w:val="Fonte"/>
        <w:keepNext/>
      </w:pPr>
      <w:r>
        <w:t xml:space="preserve">Fonte: IAT (2026), com base nos instrumentos do Caderno AS.</w:t>
      </w:r>
    </w:p>
    <w:p>
      <w:pPr>
        <w:pStyle w:val="Fonte"/>
        <w:spacing w:before="0" w:after="240"/>
      </w:pPr>
      <w:r>
        <w:t xml:space="preserve">Nota: o cadastro domiciliar observa a Lei Geral de Proteção de Dados Pessoais (BRASIL, 2018).</w:t>
      </w:r>
    </w:p>
    <w:p>
      <w:pPr>
        <w:pStyle w:val="ItemAcao"/>
      </w:pPr>
      <w:r>
        <w:t xml:space="preserve">8. Cronograma</w:t>
      </w:r>
    </w:p>
    <w:p>
      <w:r>
        <w:t xml:space="preserve">A contratação ocorre em 2027; a mobilização, o cadastro e o diagnóstico, de 2027 a 2029; o enquadramento e as adesões, em 2028 e 2029; a educação sanitária e ambiental e o acompanhamento, de 2028 a 2030; e o relatório final, em 2030 (</w:t>
      </w:r>
      <w:r>
        <w:fldChar w:fldCharType="begin" w:dirty="true"/>
      </w:r>
      <w:r>
        <w:instrText xml:space="preserve"> REF _Ref320007020 \h </w:instrText>
      </w:r>
      <w:r>
        <w:fldChar w:fldCharType="separate"/>
      </w:r>
      <w:r>
        <w:t xml:space="preserve">Figura 10</w:t>
      </w:r>
      <w:r>
        <w:fldChar w:fldCharType="end"/>
      </w:r>
      <w:r>
        <w:t xml:space="preserve">).</w:t>
      </w:r>
    </w:p>
    <w:p>
      <w:pPr>
        <w:pStyle w:val="Legenda"/>
      </w:pPr>
      <w:commentRangeStart w:id="13"/>
      <w:bookmarkStart w:id="7020" w:name="_Ref320007020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10</w:t>
      </w:r>
      <w:r>
        <w:fldChar w:fldCharType="end"/>
      </w:r>
      <w:bookmarkEnd w:id="7020"/>
      <w:r>
        <w:t xml:space="preserve"> – Cronograma das etapas e das entregas do trabalho técnico-social</w:t>
      </w:r>
      <w:commentRangeEnd w:id="13"/>
      <w:r>
        <w:commentReference w:id="13"/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628960" cy="2923920"/>
            <wp:effectExtent l="0" t="0" r="0" b="0"/>
            <wp:docPr id="509" name="Figura 509" descr="Cronograma anual de 2027 a 2033 com as etapas e as quantidades a entregar do trabalho técnico-soci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c3_g-crono-3222.png" descr="Cronograma anual de 2027 a 2033 com as etapas e as quantidades a entregar do trabalho técnico-social.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5628960" cy="29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(2026), com quantidades da planilha PSH_CUSTO_Consolidada (PARANÁ, 2026).</w:t>
      </w:r>
    </w:p>
    <w:p>
      <w:pPr>
        <w:pStyle w:val="ItemAcao"/>
      </w:pPr>
      <w:r>
        <w:t xml:space="preserve">9. Interfaces e dependências</w:t>
      </w:r>
    </w:p>
    <w:p>
      <w:r>
        <w:t xml:space="preserve">A ação recebe dos modelos de gestão os municípios aderidos e os Termos de Cooperação e, da implantação dos sistemas de abastecimento, o cronograma das obras. Fornece o cadastro e as adesões que dão origem às associações, o diagnóstico que subsidia os projetos de abastecimento e a relação de domicílios sem esgotamento sanitário adequado (</w:t>
      </w:r>
      <w:r>
        <w:fldChar w:fldCharType="begin" w:dirty="true"/>
      </w:r>
      <w:r>
        <w:instrText xml:space="preserve"> REF _Ref320007021 \h </w:instrText>
      </w:r>
      <w:r>
        <w:fldChar w:fldCharType="separate"/>
      </w:r>
      <w:r>
        <w:t xml:space="preserve">Figura 11</w:t>
      </w:r>
      <w:r>
        <w:fldChar w:fldCharType="end"/>
      </w:r>
      <w:r>
        <w:t xml:space="preserve">).</w:t>
      </w:r>
    </w:p>
    <w:p>
      <w:pPr>
        <w:pStyle w:val="Legenda"/>
      </w:pPr>
      <w:bookmarkStart w:id="7021" w:name="_Ref320007021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11</w:t>
      </w:r>
      <w:r>
        <w:fldChar w:fldCharType="end"/>
      </w:r>
      <w:bookmarkEnd w:id="7021"/>
      <w:r>
        <w:t xml:space="preserve"> – Interfaces e dependências do trabalho técnico-social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507640" cy="2304000"/>
            <wp:effectExtent l="0" t="0" r="0" b="0"/>
            <wp:docPr id="510" name="Figura 510" descr="Diagrama das interfaces do trabalho técnico-social: insumos recebidos de outras partes do Programa e produtos entregues a el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c3_g-interf-3222.png" descr="Diagrama das interfaces do trabalho técnico-social: insumos recebidos de outras partes do Programa e produtos entregues a elas.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550764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(2026).</w:t>
      </w:r>
    </w:p>
    <w:p>
      <w:pPr>
        <w:pStyle w:val="ItemAcao"/>
      </w:pPr>
      <w:r>
        <w:t xml:space="preserve">10. Documentos complementares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Termo de Referência do trabalho técnico-social (a elaborar);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Termo de Cooperação entre o IAT e cada município;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Plano de Engajamento das Partes Interessadas (PEPI) e Mecanismo de Queixas e Reclamações, no Caderno AS;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Lei nº 13.709/2018 (Lei Geral de Proteção de Dados Pessoais);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Programa Nacional de Saneamento Rural (BRASIL, 2019);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Caderno AQ.</w:t>
      </w:r>
    </w:p>
    <w:p>
      <w:pPr>
        <w:pStyle w:val="TituloAcao"/>
      </w:pPr>
      <w:r>
        <w:t xml:space="preserve">Ação 3.2.2.3 – Implantação e reabilitação dos sistemas coletivos de abastecimento de água</w:t>
      </w:r>
    </w:p>
    <w:p>
      <w:pPr>
        <w:pStyle w:val="ItemAcao"/>
      </w:pPr>
      <w:r>
        <w:t xml:space="preserve">1. Contextualização</w:t>
      </w:r>
    </w:p>
    <w:p>
      <w:r>
        <w:t xml:space="preserve">A ação implanta ou reabilita 83 sistemas coletivos de abastecimento de água em comunidades rurais, com captação subterrânea por poço tubular profundo, desinfecção por cloração, reservação, rede de distribuição e ligações domiciliares com hidrômetro. Os sistemas atendem 5.810 domicílios, cerca de 16,3 mil pessoas, entre 2028 e 2033 (PARANÁ, 2026; IAT, 2026a).</w:t>
      </w:r>
    </w:p>
    <w:p>
      <w:r>
        <w:t xml:space="preserve">No meio rural do Paraná, 99,59% dos domicílios dispõem de água canalizada, segundo o Censo 2022, mas apenas 16,92% do abastecimento provém de sistemas coletivos com tratamento completo (IAT, 2026a). Predominam nascentes e poços rasos escavados (cacimbas), em grande parte contaminados por agrotóxicos, metais e coliformes e sujeitos à redução de vazão nas estiagens recorrentes no Estado. O consumo de água contaminada está associado a doenças de veiculação hídrica, como diarreia, hepatite e esquistossomose.</w:t>
      </w:r>
    </w:p>
    <w:p>
      <w:r>
        <w:t xml:space="preserve">Por essas razões, a ação adota a captação de água subterrânea por poço tubular profundo. A água subterrânea apresenta, em geral, melhor qualidade microbiológica e menor sensibilidade à variabilidade climática, o que, na maior parte dos casos, restringe o tratamento à desinfecção por cloração. A captação subterrânea tem também menor custo, menor prazo de implantação e menor impacto ambiental que a captação superficial, que requer barragem, adutora e estação de tratamento (IAT, 2026a).</w:t>
      </w:r>
    </w:p>
    <w:p>
      <w:r>
        <w:t xml:space="preserve">A </w:t>
      </w:r>
      <w:r>
        <w:fldChar w:fldCharType="begin" w:dirty="true"/>
      </w:r>
      <w:r>
        <w:instrText xml:space="preserve"> REF _Ref320007022 \h </w:instrText>
      </w:r>
      <w:r>
        <w:fldChar w:fldCharType="separate"/>
      </w:r>
      <w:r>
        <w:t xml:space="preserve">Figura 12</w:t>
      </w:r>
      <w:r>
        <w:fldChar w:fldCharType="end"/>
      </w:r>
      <w:r>
        <w:t xml:space="preserve"> apresenta os componentes de um sistema típico.</w:t>
      </w:r>
    </w:p>
    <w:p>
      <w:pPr>
        <w:pStyle w:val="Legenda"/>
      </w:pPr>
      <w:bookmarkStart w:id="7022" w:name="_Ref320007022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12</w:t>
      </w:r>
      <w:r>
        <w:fldChar w:fldCharType="end"/>
      </w:r>
      <w:bookmarkEnd w:id="7022"/>
      <w:r>
        <w:t xml:space="preserve"> – Componentes de um sistema coletivo de abastecimento de água rural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752440" cy="2895120"/>
            <wp:effectExtent l="0" t="0" r="0" b="0"/>
            <wp:docPr id="511" name="Figura 511" descr="Esquema em corte com poço tubular profundo, casa de química, reservatório elevado, rede de distribuição e domicílios com hidrômet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c3_f-esquema-saa.png" descr="Esquema em corte com poço tubular profundo, casa de química, reservatório elevado, rede de distribuição e domicílios com hidrômetro.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5752440" cy="28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(2026). Esquema ilustrativo, sem escala.</w:t>
      </w:r>
    </w:p>
    <w:p>
      <w:r>
        <w:t xml:space="preserve">A ação apoia-se na experiência do Programa Água no Campo, no qual o IAT perfura poços e implanta sistemas coletivos em comunidades não atendidas pelas companhias de saneamento. Desde 2019, o programa perfurou 801 poços, com investimento aproximado de R$ 12,3 milhões e cerca de 250 mil pessoas beneficiadas; no primeiro semestre de 2025, foram 39 poços em 21 municípios, para 1.253 famílias (IAT, 2026a). Os resultados esperados incluem a redução das doenças de veiculação hídrica e dos gastos públicos com saúde, a melhoria das condições de vida, o estímulo à permanência das famílias no campo e o fortalecimento da organização comunitária.</w:t>
      </w:r>
    </w:p>
    <w:p>
      <w:r>
        <w:t xml:space="preserve">A ação constitui a principal contribuição do IAT ao indicador de pessoas atendidas com água gerida de forma segura: cerca de 16,3 mil das 59.780 pessoas previstas. As demais decorrem do Programa Sanepar Rural.</w:t>
      </w:r>
    </w:p>
    <w:p>
      <w:r>
        <w:rPr>
          <w:b/>
          <w:bCs/>
        </w:rPr>
        <w:t xml:space="preserve">Inclui:</w:t>
      </w:r>
      <w:r>
        <w:t xml:space="preserve"> estudos preliminares e regularização das áreas; locação, perfuração, teste de vazão, análises físico-químicas e bacteriológicas e outorga dos poços; projetos básico e executivo; licenciamento ambiental; obras da casa de química, do reservatório, das instalações eletromecânicas, da rede e das ligações com hidrômetro; reabilitação de sistemas existentes operados por associações; pré-operação, testes e capacitação dos operadores; e entrega à entidade gestora.</w:t>
      </w:r>
    </w:p>
    <w:p>
      <w:r>
        <w:rPr>
          <w:b/>
          <w:bCs/>
        </w:rPr>
        <w:t xml:space="preserve">Não inclui:</w:t>
      </w:r>
      <w:r>
        <w:t xml:space="preserve"> a supervisão independente das obras, o modelo de gestão, o trabalho técnico-social, o esgotamento sanitário e os sistemas do Programa Sanepar Rural, objeto de ações próprias.</w:t>
      </w:r>
    </w:p>
    <w:p>
      <w:r>
        <w:rPr>
          <w:b/>
          <w:bCs/>
        </w:rPr>
        <w:t xml:space="preserve">Valor previsto:</w:t>
      </w:r>
      <w:r>
        <w:t xml:space="preserve"> R$ 107,90 milhões (empréstimo BIRD: R$ 107,90 milhões; contrapartida: R$ 0,00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r>
        <w:t xml:space="preserve">A ação abrange todo o Estado, nas Microrregiões de Água e Esgoto, e restringe-se às comunidades que atendem aos critérios de seleção (</w:t>
      </w:r>
      <w:r>
        <w:fldChar w:fldCharType="begin" w:dirty="true"/>
      </w:r>
      <w:r>
        <w:instrText xml:space="preserve"> REF _Ref320007023 \h </w:instrText>
      </w:r>
      <w:r>
        <w:fldChar w:fldCharType="separate"/>
      </w:r>
      <w:r>
        <w:t xml:space="preserve">Figura 13</w:t>
      </w:r>
      <w:r>
        <w:fldChar w:fldCharType="end"/>
      </w:r>
      <w:r>
        <w:t xml:space="preserve">). O primeiro critério é o adensamento: comunidade ou conjunto de comunidades com 70 ou mais domicílios ocupados, número mínimo que viabiliza o modelo de gestão.</w:t>
      </w:r>
    </w:p>
    <w:p>
      <w:r>
        <w:t xml:space="preserve">O segundo critério é o desempenho do município no IPDM, que varia de 0 a 1 e classifica os municípios em quatro estratos: baixo (0 a menos de 0,4), médio baixo (0,4 a menos de 0,6), médio (0,6 a menos de 0,8) e alto (0,8 a 1,0). A ação restringe-se aos municípios de médio baixo e de médio desempenho.</w:t>
      </w:r>
    </w:p>
    <w:p>
      <w:r>
        <w:t xml:space="preserve">Consideram-se, ainda, as solicitações de perfuração de poços já encaminhadas pelos municípios ao IAT e a existência de associações de moradores que operam sistemas com necessidade de complementação ou melhoria. Por fim, a comunidade somente prossegue para a implantação na ausência de impedimentos à perfuração: disponibilidade hídrica insuficiente no aquífero, condições geológicas que inviabilizem a obra, falhas geológicas com risco de contaminação ou de interrupção do fluxo, contaminantes que comprometam a potabilidade ou restrições legais e ambientais (IAT, 2026a).</w:t>
      </w:r>
    </w:p>
    <w:p>
      <w:pPr>
        <w:pStyle w:val="Legenda"/>
      </w:pPr>
      <w:commentRangeStart w:id="14"/>
      <w:bookmarkStart w:id="7023" w:name="_Ref320007023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13</w:t>
      </w:r>
      <w:r>
        <w:fldChar w:fldCharType="end"/>
      </w:r>
      <w:bookmarkEnd w:id="7023"/>
      <w:r>
        <w:t xml:space="preserve"> – Critérios de seleção das comunidades atendidas com água</w:t>
      </w:r>
      <w:commentRangeEnd w:id="14"/>
      <w:r>
        <w:commentReference w:id="14"/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531400" cy="2759040"/>
            <wp:effectExtent l="0" t="0" r="0" b="0"/>
            <wp:docPr id="512" name="Figura 512" descr="Funil com os cinco critérios de seleção das comunidades, que resulta na seleção preliminar de 83 comunidades e 5.810 domicíl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c3_f-selecao-comunidades.png" descr="Funil com os cinco critérios de seleção das comunidades, que resulta na seleção preliminar de 83 comunidades e 5.810 domicílios.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5531400" cy="2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(2026), com base em IAT (2026a).</w:t>
      </w:r>
    </w:p>
    <w:p>
      <w:commentRangeStart w:id="15"/>
      <w:r>
        <w:t xml:space="preserve">A aplicação preliminar dos critérios indicou 83 comunidades, com 5.810 domicílios, considerada a média de 70 domicílios por comunidade e de 2,8 habitantes por domicílio (Censo 2022). As áreas de maior concentração de domicílios rurais e os municípios consorciados ao CISPAR constam da </w:t>
      </w:r>
      <w:r>
        <w:fldChar w:fldCharType="begin" w:dirty="true"/>
      </w:r>
      <w:r>
        <w:instrText xml:space="preserve"> REF _Ref320007003 \h </w:instrText>
      </w:r>
      <w:r>
        <w:fldChar w:fldCharType="separate"/>
      </w:r>
      <w:r>
        <w:t xml:space="preserve">Figura 4</w:t>
      </w:r>
      <w:r>
        <w:fldChar w:fldCharType="end"/>
      </w:r>
      <w:r>
        <w:t xml:space="preserve">. A lista final é confirmada pelo trabalho técnico-social e pela viabilidade do poço (Etapa 2).</w:t>
      </w:r>
      <w:commentRangeEnd w:id="15"/>
      <w:r>
        <w:commentReference w:id="15"/>
      </w:r>
    </w:p>
    <w:p>
      <w:pPr>
        <w:pStyle w:val="ItemAcao"/>
      </w:pPr>
      <w:r>
        <w:t xml:space="preserve">3. Arranjo institucional e partes interessadas</w:t>
      </w:r>
    </w:p>
    <w:p>
      <w:r>
        <w:t xml:space="preserve">A ação é coordenada pelo IAT, por meio da DISAR, responsável pelo planejamento, pela contratação, pela fiscalização e pelo recebimento dos sistemas. No próprio IAT, a Diretoria de Licenciamento e Outorga emite a outorga de direito de uso de recursos hídricos e as licenças ambientais. As prefeituras apoiam a regularização das áreas e a articulação local, a entidade gestora recebe e opera cada sistema, e a UGP acompanha a execução e consolida o reporte ao Banco Mundial.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</w:rPr>
        <w:t xml:space="preserve">Coexecutora:</w:t>
      </w:r>
      <w:r>
        <w:t xml:space="preserve"> SEAB, na implementação local junto às comunidades;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</w:rPr>
        <w:t xml:space="preserve">Intervenientes:</w:t>
      </w:r>
      <w:r>
        <w:t xml:space="preserve"> prefeituras; entidades gestoras; empresas contratadas para projetos e obras; laboratórios contratados para as análises de potabilidade; empresa supervisora das obras;</w:t>
      </w:r>
    </w:p>
    <w:p>
      <w:pPr>
        <w:pStyle w:val="ListParagraph"/>
        <w:numPr>
          <w:ilvl w:val="0"/>
          <w:numId w:val="2"/>
        </w:numPr>
        <w:spacing w:before="0" w:after="60"/>
      </w:pPr>
      <w:commentRangeStart w:id="16"/>
      <w:r>
        <w:rPr>
          <w:b/>
          <w:bCs/>
        </w:rPr>
        <w:t xml:space="preserve">Público envolvido:</w:t>
      </w:r>
      <w:r>
        <w:t xml:space="preserve"> proprietários das áreas do poço, do reservatório e da rede; moradores das comunidades.</w:t>
      </w:r>
      <w:commentRangeEnd w:id="16"/>
      <w:r>
        <w:commentReference w:id="16"/>
      </w:r>
    </w:p>
    <w:p>
      <w:r>
        <w:t xml:space="preserve">Os beneficiários diretos são os moradores dos 5.810 domicílios ligados aos sistemas, cerca de 16,3 mil pessoas, selecionados pelos critérios do item 2. Os beneficiários indiretos são os municípios, com a redução de gastos com saúde, e a população do entorno, que deixa de depender de fontes contaminadas.</w:t>
      </w:r>
    </w:p>
    <w:p>
      <w:pPr>
        <w:pStyle w:val="ItemAcao"/>
      </w:pPr>
      <w:r>
        <w:t xml:space="preserve">4. Processo de execução operacional</w:t>
      </w:r>
    </w:p>
    <w:p>
      <w:r>
        <w:t xml:space="preserve">A implantação de cada sistema compreende seis etapas (</w:t>
      </w:r>
      <w:r>
        <w:fldChar w:fldCharType="begin" w:dirty="true"/>
      </w:r>
      <w:r>
        <w:instrText xml:space="preserve"> REF _Ref320007024 \h </w:instrText>
      </w:r>
      <w:r>
        <w:fldChar w:fldCharType="separate"/>
      </w:r>
      <w:r>
        <w:t xml:space="preserve">Figura 14</w:t>
      </w:r>
      <w:r>
        <w:fldChar w:fldCharType="end"/>
      </w:r>
      <w:r>
        <w:t xml:space="preserve">). Duas premissas aplicam-se a todas: as comunidades atendidas são confirmadas pelo trabalho técnico-social, e o modelo de gestão é pactuado antes das obras. O produto final de cada sistema é o Termo de Recebimento Definitivo (TRD), emitido pelo IAT após o aceite da entidade gestora.</w:t>
      </w:r>
    </w:p>
    <w:p>
      <w:pPr>
        <w:pStyle w:val="Legenda"/>
      </w:pPr>
      <w:bookmarkStart w:id="7024" w:name="_Ref320007024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14</w:t>
      </w:r>
      <w:r>
        <w:fldChar w:fldCharType="end"/>
      </w:r>
      <w:bookmarkEnd w:id="7024"/>
      <w:r>
        <w:t xml:space="preserve"> – Fluxograma da implantação dos sistemas coletivos de abastecimento de água: entradas, etapas por responsável e saídas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746320" cy="4766760"/>
            <wp:effectExtent l="0" t="0" r="0" b="0"/>
            <wp:docPr id="513" name="Figura 513" descr="Fluxograma em raias da implantação dos sistemas coletivos de abastecimento de água, com uma raia por instituição, as etapas numeradas na raia do executor, as entradas no topo e as saídas na b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c3_g-raias-3223.png" descr="Fluxograma em raias da implantação dos sistemas coletivos de abastecimento de água, com uma raia por instituição, as etapas numeradas na raia do executor, as entradas no topo e as saídas na base.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5746320" cy="47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(2026).</w:t>
      </w:r>
    </w:p>
    <w:p>
      <w:pPr>
        <w:pStyle w:val="EtapaAcao"/>
      </w:pPr>
      <w:r>
        <w:t xml:space="preserve">4.1 Etapa 1: Estudos preliminares e regularização das áreas</w:t>
      </w:r>
    </w:p>
    <w:p>
      <w:r>
        <w:rPr>
          <w:b/>
          <w:bCs/>
        </w:rPr>
        <w:t xml:space="preserve">Atividades:</w:t>
      </w:r>
      <w:r>
        <w:t xml:space="preserve"> estudos de viabilidade técnica, social e ambiental; levantamento de campo geológico e hidrogeológico; verificação da titularidade e da situação fundiária das áreas do poço, do reservatório e das demais estruturas; formalização da doação, da cessão ou da servidão das áreas, com anuência do proprietário; anteprojeto e investigação social. A </w:t>
      </w:r>
      <w:r>
        <w:fldChar w:fldCharType="begin" w:dirty="true"/>
      </w:r>
      <w:r>
        <w:instrText xml:space="preserve"> REF _Ref320007025 \h </w:instrText>
      </w:r>
      <w:r>
        <w:fldChar w:fldCharType="separate"/>
      </w:r>
      <w:r>
        <w:t xml:space="preserve">Figura 15</w:t>
      </w:r>
      <w:r>
        <w:fldChar w:fldCharType="end"/>
      </w:r>
      <w:r>
        <w:t xml:space="preserve"> apresenta a sequência das Etapas 1 a 3.</w:t>
      </w:r>
    </w:p>
    <w:p>
      <w:pPr>
        <w:pStyle w:val="Legenda"/>
      </w:pPr>
      <w:bookmarkStart w:id="7025" w:name="_Ref320007025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15</w:t>
      </w:r>
      <w:r>
        <w:fldChar w:fldCharType="end"/>
      </w:r>
      <w:bookmarkEnd w:id="7025"/>
      <w:r>
        <w:t xml:space="preserve"> – Captação subterrânea, projeto e licenciamento (Etapas 1 a 3)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746320" cy="2542320"/>
            <wp:effectExtent l="0" t="0" r="0" b="0"/>
            <wp:docPr id="514" name="Figura 514" descr="Fluxograma em raias da DISAR, da área de licenciamento e outorga do IAT, do laboratório e da empresa contratada, com a decisão sobre a viabilidade do poç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c3_f-captacao.png" descr="Fluxograma em raias da DISAR, da área de licenciamento e outorga do IAT, do laboratório e da empresa contratada, com a decisão sobre a viabilidade do poço.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5746320" cy="254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(2026), com base em IAT (2026b).</w:t>
      </w:r>
    </w:p>
    <w:p>
      <w:r>
        <w:rPr>
          <w:b/>
          <w:bCs/>
        </w:rPr>
        <w:t xml:space="preserve">Entradas:</w:t>
      </w:r>
      <w:r>
        <w:t xml:space="preserve"> diagnóstico da comunidade (trabalho técnico-social); entidade gestora pactuada; Termo de Cooperação.</w:t>
      </w:r>
    </w:p>
    <w:p>
      <w:r>
        <w:rPr>
          <w:b/>
          <w:bCs/>
        </w:rPr>
        <w:t xml:space="preserve">Responsáveis:</w:t>
      </w:r>
      <w:r>
        <w:t xml:space="preserve"> IAT (executa e aprova); prefeituras (executam a regularização das áreas públicas); proprietários (consultados).</w:t>
      </w:r>
    </w:p>
    <w:p>
      <w:r>
        <w:rPr>
          <w:b/>
          <w:bCs/>
        </w:rPr>
        <w:t xml:space="preserve">Produto:</w:t>
      </w:r>
      <w:r>
        <w:t xml:space="preserve"> áreas regularizadas e anteprojeto aprovado.</w:t>
      </w:r>
    </w:p>
    <w:p>
      <w:pPr>
        <w:pStyle w:val="EtapaAcao"/>
      </w:pPr>
      <w:r>
        <w:t xml:space="preserve">4.2 Etapa 2: Perfuração e outorga do poço</w:t>
      </w:r>
    </w:p>
    <w:p>
      <w:r>
        <w:rPr>
          <w:b/>
          <w:bCs/>
        </w:rPr>
        <w:t xml:space="preserve">Atividades:</w:t>
      </w:r>
      <w:r>
        <w:t xml:space="preserve"> locação do poço e projeto construtivo; anuência prévia de perfuração; perfuração conforme as normas técnicas de projeto e construção de poços; teste de vazão; análises físico-químicas e bacteriológicas da água; outorga de direito de uso. Em caso de vazão ou qualidade insuficientes, o IAT procede a nova locação ou substitui a comunidade por outra que atenda aos critérios. O IAT dispõe de equipes próprias de perfuração, com equipamentos e equipe técnica para mais de 150 poços por ano (IAT, 2026a).</w:t>
      </w:r>
    </w:p>
    <w:p>
      <w:r>
        <w:rPr>
          <w:b/>
          <w:bCs/>
        </w:rPr>
        <w:t xml:space="preserve">Entradas:</w:t>
      </w:r>
      <w:r>
        <w:t xml:space="preserve"> áreas regularizadas; estudo hidrogeológico.</w:t>
      </w:r>
    </w:p>
    <w:p>
      <w:r>
        <w:rPr>
          <w:b/>
          <w:bCs/>
        </w:rPr>
        <w:t xml:space="preserve">Responsáveis:</w:t>
      </w:r>
      <w:r>
        <w:t xml:space="preserve"> equipe de perfuração do IAT ou empresa contratada (executa); laboratório contratado (análises); IAT (aprova e emite a outorga).</w:t>
      </w:r>
    </w:p>
    <w:p>
      <w:commentRangeStart w:id="17"/>
      <w:r>
        <w:rPr>
          <w:b/>
          <w:bCs/>
        </w:rPr>
        <w:t xml:space="preserve">Produto:</w:t>
      </w:r>
      <w:r>
        <w:t xml:space="preserve"> poço perfurado, testado e outorgado.</w:t>
      </w:r>
      <w:commentRangeEnd w:id="17"/>
      <w:r>
        <w:commentReference w:id="17"/>
      </w:r>
    </w:p>
    <w:p>
      <w:pPr>
        <w:pStyle w:val="EtapaAcao"/>
      </w:pPr>
      <w:r>
        <w:t xml:space="preserve">4.3 Etapa 3: Contratação integrada, projetos e licenças</w:t>
      </w:r>
    </w:p>
    <w:p>
      <w:r>
        <w:rPr>
          <w:b/>
          <w:bCs/>
        </w:rPr>
        <w:t xml:space="preserve">Atividades:</w:t>
      </w:r>
      <w:r>
        <w:t xml:space="preserve"> contratação integrada, na qual a mesma empresa elabora os projetos executivos e executa as obras; projetos básico e executivo da casa de química, do reservatório, das instalações eletromecânicas, da rede e das ligações; aprovação dos projetos pelo IAT; estudos ambientais e sociais e obtenção das licenças. As obras iniciam-se somente após a emissão da outorga e das licenças.</w:t>
      </w:r>
    </w:p>
    <w:p>
      <w:r>
        <w:rPr>
          <w:b/>
          <w:bCs/>
        </w:rPr>
        <w:t xml:space="preserve">Entradas:</w:t>
      </w:r>
      <w:r>
        <w:t xml:space="preserve"> poço outorgado; vazão e qualidade da água; anteprojeto.</w:t>
      </w:r>
    </w:p>
    <w:p>
      <w:r>
        <w:rPr>
          <w:b/>
          <w:bCs/>
        </w:rPr>
        <w:t xml:space="preserve">Responsáveis:</w:t>
      </w:r>
      <w:r>
        <w:t xml:space="preserve"> IAT (contrata, aprova os projetos e emite as licenças); empresa contratada (elabora os projetos); Banco Mundial (consultado, quando houver revisão prévia).</w:t>
      </w:r>
    </w:p>
    <w:p>
      <w:commentRangeStart w:id="18"/>
      <w:r>
        <w:rPr>
          <w:b/>
          <w:bCs/>
        </w:rPr>
        <w:t xml:space="preserve">Produto:</w:t>
      </w:r>
      <w:r>
        <w:t xml:space="preserve"> projetos aprovados e licenças emitidas.</w:t>
      </w:r>
      <w:commentRangeEnd w:id="18"/>
      <w:r>
        <w:commentReference w:id="18"/>
      </w:r>
    </w:p>
    <w:p>
      <w:pPr>
        <w:pStyle w:val="EtapaAcao"/>
      </w:pPr>
      <w:r>
        <w:t xml:space="preserve">4.4 Etapa 4: Execução das obras</w:t>
      </w:r>
    </w:p>
    <w:p>
      <w:r>
        <w:rPr>
          <w:b/>
          <w:bCs/>
        </w:rPr>
        <w:t xml:space="preserve">Atividades:</w:t>
      </w:r>
      <w:r>
        <w:t xml:space="preserve"> a obra é acompanhada em três níveis (</w:t>
      </w:r>
      <w:r>
        <w:fldChar w:fldCharType="begin" w:dirty="true"/>
      </w:r>
      <w:r>
        <w:instrText xml:space="preserve"> REF _Ref320007026 \h </w:instrText>
      </w:r>
      <w:r>
        <w:fldChar w:fldCharType="separate"/>
      </w:r>
      <w:r>
        <w:t xml:space="preserve">Figura 16</w:t>
      </w:r>
      <w:r>
        <w:fldChar w:fldCharType="end"/>
      </w:r>
      <w:r>
        <w:t xml:space="preserve">): o executor constrói conforme o projeto e instala hidrômetro em cada ligação domiciliar; a supervisora acompanha a execução e registra o andamento em relatórios mensais; e a fiscalização do IAT verifica a conformidade com o projeto e as normas. Constatada não conformidade, o executor procede à correção, e a obra é submetida a nova verificação. Atestada a conformidade, o IAT emite o atesto de recebimento, acompanhado dos laudos de vistoria e do projeto </w:t>
      </w:r>
      <w:r>
        <w:rPr>
          <w:i/>
          <w:iCs/>
        </w:rPr>
        <w:t xml:space="preserve">as built</w:t>
      </w:r>
      <w:r>
        <w:t xml:space="preserve">.</w:t>
      </w:r>
    </w:p>
    <w:p>
      <w:pPr>
        <w:pStyle w:val="Legenda"/>
      </w:pPr>
      <w:bookmarkStart w:id="7026" w:name="_Ref320007026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16</w:t>
      </w:r>
      <w:r>
        <w:fldChar w:fldCharType="end"/>
      </w:r>
      <w:bookmarkEnd w:id="7026"/>
      <w:r>
        <w:t xml:space="preserve"> – Execução, supervisão e fiscalização das obras, por responsável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746320" cy="2056320"/>
            <wp:effectExtent l="0" t="0" r="0" b="0"/>
            <wp:docPr id="515" name="Figura 515" descr="Fluxograma em raias da fiscalização do IAT, da empresa executora e da supervisora, com a decisão de conformidade e a correção das não conformida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c3_f-obras.png" descr="Fluxograma em raias da fiscalização do IAT, da empresa executora e da supervisora, com a decisão de conformidade e a correção das não conformidades.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5746320" cy="205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(2026), com base em IAT (2026b).</w:t>
      </w:r>
    </w:p>
    <w:p>
      <w:r>
        <w:rPr>
          <w:b/>
          <w:bCs/>
        </w:rPr>
        <w:t xml:space="preserve">Entradas:</w:t>
      </w:r>
      <w:r>
        <w:t xml:space="preserve"> projetos aprovados; outorga e licenças; ordem de serviço.</w:t>
      </w:r>
    </w:p>
    <w:p>
      <w:r>
        <w:rPr>
          <w:b/>
          <w:bCs/>
        </w:rPr>
        <w:t xml:space="preserve">Responsáveis:</w:t>
      </w:r>
      <w:r>
        <w:t xml:space="preserve"> empresa contratada (executa); supervisora (acompanha); IAT (fiscaliza e aprova); prefeituras (consultadas).</w:t>
      </w:r>
    </w:p>
    <w:p>
      <w:commentRangeStart w:id="19"/>
      <w:r>
        <w:rPr>
          <w:b/>
          <w:bCs/>
        </w:rPr>
        <w:t xml:space="preserve">Produto:</w:t>
      </w:r>
      <w:r>
        <w:t xml:space="preserve"> sistema implantado, com atesto de recebimento, laudos de vistoria e projeto </w:t>
      </w:r>
      <w:r>
        <w:rPr>
          <w:i/>
          <w:iCs/>
        </w:rPr>
        <w:t xml:space="preserve">as built</w:t>
      </w:r>
      <w:r>
        <w:t xml:space="preserve">.</w:t>
      </w:r>
      <w:commentRangeEnd w:id="19"/>
      <w:r>
        <w:commentReference w:id="19"/>
      </w:r>
    </w:p>
    <w:p>
      <w:pPr>
        <w:pStyle w:val="EtapaAcao"/>
      </w:pPr>
      <w:r>
        <w:t xml:space="preserve">4.5 Etapa 5: Pré-operação, capacitação e entrega</w:t>
      </w:r>
    </w:p>
    <w:p>
      <w:r>
        <w:rPr>
          <w:b/>
          <w:bCs/>
        </w:rPr>
        <w:t xml:space="preserve">Atividades:</w:t>
      </w:r>
      <w:r>
        <w:t xml:space="preserve"> pré-operação e testes de funcionamento; capacitação dos operadores locais, conforme o Plano de Operação e Manutenção; reunião técnica de entrega com a comunidade e a entidade gestora; aceite da entidade gestora; emissão do TRD (</w:t>
      </w:r>
      <w:r>
        <w:fldChar w:fldCharType="begin" w:dirty="true"/>
      </w:r>
      <w:r>
        <w:instrText xml:space="preserve"> REF _Ref320007027 \h </w:instrText>
      </w:r>
      <w:r>
        <w:fldChar w:fldCharType="separate"/>
      </w:r>
      <w:r>
        <w:t xml:space="preserve">Figura 17</w:t>
      </w:r>
      <w:r>
        <w:fldChar w:fldCharType="end"/>
      </w:r>
      <w:r>
        <w:t xml:space="preserve">).</w:t>
      </w:r>
    </w:p>
    <w:p>
      <w:pPr>
        <w:pStyle w:val="Legenda"/>
      </w:pPr>
      <w:bookmarkStart w:id="7027" w:name="_Ref320007027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17</w:t>
      </w:r>
      <w:r>
        <w:fldChar w:fldCharType="end"/>
      </w:r>
      <w:bookmarkEnd w:id="7027"/>
      <w:r>
        <w:t xml:space="preserve"> – Transferência, operação e encerramento dos sistemas de abastecimento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746320" cy="2398320"/>
            <wp:effectExtent l="0" t="0" r="0" b="0"/>
            <wp:docPr id="516" name="Figura 516" descr="Fluxograma em raias da empresa executora, do IAT e da entidade gestora, da pré-operação ao registro dos dados de operação no SIGARH e no GeoP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c3_f-entrega.png" descr="Fluxograma em raias da empresa executora, do IAT e da entidade gestora, da pré-operação ao registro dos dados de operação no SIGARH e no GeoPR.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5746320" cy="23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(2026), com base em IAT (2026b).</w:t>
      </w:r>
    </w:p>
    <w:p>
      <w:r>
        <w:rPr>
          <w:b/>
          <w:bCs/>
        </w:rPr>
        <w:t xml:space="preserve">Entradas:</w:t>
      </w:r>
      <w:r>
        <w:t xml:space="preserve"> sistema implantado; entidade gestora constituída.</w:t>
      </w:r>
    </w:p>
    <w:p>
      <w:r>
        <w:rPr>
          <w:b/>
          <w:bCs/>
        </w:rPr>
        <w:t xml:space="preserve">Responsáveis:</w:t>
      </w:r>
      <w:r>
        <w:t xml:space="preserve"> empresa contratada (pré-operação e capacitação); entidade gestora (aceita o sistema); IAT (aprova e emite o TRD).</w:t>
      </w:r>
    </w:p>
    <w:p>
      <w:r>
        <w:rPr>
          <w:b/>
          <w:bCs/>
        </w:rPr>
        <w:t xml:space="preserve">Produto:</w:t>
      </w:r>
      <w:r>
        <w:t xml:space="preserve"> Termo de Recebimento Definitivo e operadores capacitados.</w:t>
      </w:r>
    </w:p>
    <w:p>
      <w:pPr>
        <w:pStyle w:val="EtapaAcao"/>
      </w:pPr>
      <w:r>
        <w:t xml:space="preserve">4.6 Etapa 6: Acompanhamento pós-implantação e encerramento</w:t>
      </w:r>
    </w:p>
    <w:p>
      <w:r>
        <w:rPr>
          <w:b/>
          <w:bCs/>
        </w:rPr>
        <w:t xml:space="preserve">Atividades:</w:t>
      </w:r>
      <w:r>
        <w:t xml:space="preserve"> suporte técnico pós-implantação; avaliação semestral de desempenho; acompanhamento da qualidade da água distribuída, conforme o padrão de potabilidade (BRASIL, 2021); registro dos dados no SIGARH e no GeoPR; relatório final e prestação de contas.</w:t>
      </w:r>
    </w:p>
    <w:p>
      <w:r>
        <w:rPr>
          <w:b/>
          <w:bCs/>
        </w:rPr>
        <w:t xml:space="preserve">Entradas:</w:t>
      </w:r>
      <w:r>
        <w:t xml:space="preserve"> TRD; dados de operação informados pela entidade gestora.</w:t>
      </w:r>
    </w:p>
    <w:p>
      <w:r>
        <w:rPr>
          <w:b/>
          <w:bCs/>
        </w:rPr>
        <w:t xml:space="preserve">Responsáveis:</w:t>
      </w:r>
      <w:r>
        <w:t xml:space="preserve"> IAT (executa); entidade gestora (informa os dados de operação); UGP (valida o relatório final).</w:t>
      </w:r>
    </w:p>
    <w:p>
      <w:r>
        <w:rPr>
          <w:b/>
          <w:bCs/>
        </w:rPr>
        <w:t xml:space="preserve">Produto:</w:t>
      </w:r>
      <w:r>
        <w:t xml:space="preserve"> relatórios semestrais de desempenho e relatório final.</w:t>
      </w:r>
    </w:p>
    <w:p>
      <w:pPr>
        <w:pStyle w:val="EtapaAcao"/>
      </w:pPr>
      <w:r>
        <w:t xml:space="preserve">4.7 Modalidade de execução</w:t>
      </w:r>
    </w:p>
    <w:p>
      <w:r>
        <w:t xml:space="preserve">O item de custo é o de sistemas coletivos de abastecimento de água: 83 sistemas a R$ 1,3 milhão, no total de R$ 107,90 milhões, com recursos do empréstimo do BIRD. Os projetos executivos e as obras são contratados mediante licitação, em regime de contratação integrada, conforme o Caderno AQ; os ensaios laboratoriais de potabilidade também são licitados.</w:t>
      </w:r>
    </w:p>
    <w:p>
      <w:commentRangeStart w:id="20"/>
      <w:r>
        <w:t xml:space="preserve">Os estudos preliminares, a regularização das áreas e a outorga são executados diretamente pelo IAT. A perfuração pode ser executada pelas equipes do IAT ou incluída na contratação das obras.</w:t>
      </w:r>
      <w:commentRangeEnd w:id="20"/>
      <w:r>
        <w:commentReference w:id="20"/>
      </w:r>
    </w:p>
    <w:p>
      <w:pPr>
        <w:pStyle w:val="ItemAcao"/>
      </w:pPr>
      <w:r>
        <w:t xml:space="preserve">5. Matriz de responsabilidades</w:t>
      </w:r>
    </w:p>
    <w:p>
      <w:r>
        <w:t xml:space="preserve">O </w:t>
      </w:r>
      <w:r>
        <w:fldChar w:fldCharType="begin" w:dirty="true"/>
      </w:r>
      <w:r>
        <w:instrText xml:space="preserve"> REF _Ref320007028 \h </w:instrText>
      </w:r>
      <w:r>
        <w:fldChar w:fldCharType="separate"/>
      </w:r>
      <w:r>
        <w:t xml:space="preserve">Quadro 47</w:t>
      </w:r>
      <w:r>
        <w:fldChar w:fldCharType="end"/>
      </w:r>
      <w:r>
        <w:t xml:space="preserve"> apresenta o papel de cada parte em cada etapa.</w:t>
      </w:r>
    </w:p>
    <w:p>
      <w:pPr>
        <w:pStyle w:val="Legenda"/>
      </w:pPr>
      <w:bookmarkStart w:id="7028" w:name="_Ref320007028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47</w:t>
      </w:r>
      <w:r>
        <w:fldChar w:fldCharType="end"/>
      </w:r>
      <w:bookmarkEnd w:id="7028"/>
      <w:r>
        <w:t xml:space="preserve"> – Matriz de responsabilidades da implantação dos sistemas coletivos de abastecimento de água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800"/>
        <w:gridCol w:w="800"/>
        <w:gridCol w:w="800"/>
        <w:gridCol w:w="800"/>
        <w:gridCol w:w="800"/>
        <w:gridCol w:w="800"/>
        <w:gridCol w:w="1971"/>
      </w:tblGrid>
      <w:tr>
        <w:trPr>
          <w:tblHeader/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Parte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E6</w:t>
            </w:r>
          </w:p>
        </w:tc>
        <w:tc>
          <w:tcPr>
            <w:tcW w:type="dxa" w:w="19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Produto final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  <w:r>
              <w:t xml:space="preserve"> </w:t>
            </w: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  <w:r>
              <w:t xml:space="preserve"> </w:t>
            </w: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19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  <w:r>
              <w:t xml:space="preserve"> </w:t>
            </w: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Prefeituras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19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Empresas contratadas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19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Supervisora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19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Entidade gestora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19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UGP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19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Banco Mundial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19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</w:tbl>
    <w:p>
      <w:pPr>
        <w:pStyle w:val="Fonte"/>
        <w:keepNext/>
      </w:pPr>
      <w:r>
        <w:t xml:space="preserve">Fonte: IAT (2026).</w:t>
      </w:r>
    </w:p>
    <w:p>
      <w:pPr>
        <w:pStyle w:val="Fonte"/>
        <w:spacing w:before="0" w:after="240"/>
      </w:pPr>
      <w:r>
        <w:t xml:space="preserve">Nota: E1 a E6 correspondem às Etapas 1 a 6 do item 4. </w:t>
      </w:r>
      <w:r>
        <w:rPr>
          <w:b/>
          <w:bCs/>
          <w:color w:val="FFFFFF"/>
          <w:bdr w:val="single" w:sz="16" w:space="0" w:color="0A73BA"/>
          <w:shd w:val="clear" w:color="auto" w:fill="0A73BA"/>
        </w:rPr>
        <w:t xml:space="preserve">R</w:t>
      </w:r>
      <w:r>
        <w:t xml:space="preserve"> executa (pode haver mais de um); </w:t>
      </w:r>
      <w:r>
        <w:rPr>
          <w:b/>
          <w:bCs/>
          <w:color w:val="FFFFFF"/>
          <w:bdr w:val="single" w:sz="16" w:space="0" w:color="0B3A5A"/>
          <w:shd w:val="clear" w:color="auto" w:fill="0B3A5A"/>
        </w:rPr>
        <w:t xml:space="preserve">A</w:t>
      </w:r>
      <w:r>
        <w:t xml:space="preserve"> aprova ou valida o produto (um por etapa); </w:t>
      </w:r>
      <w:r>
        <w:rPr>
          <w:b/>
          <w:bCs/>
          <w:color w:val="000000"/>
          <w:bdr w:val="single" w:sz="16" w:space="0" w:color="CCEADB"/>
          <w:shd w:val="clear" w:color="auto" w:fill="CCEADB"/>
        </w:rPr>
        <w:t xml:space="preserve">C</w:t>
      </w:r>
      <w:r>
        <w:t xml:space="preserve"> é consultado previamente; </w:t>
      </w:r>
      <w:r>
        <w:rPr>
          <w:b/>
          <w:bCs/>
          <w:color w:val="000000"/>
          <w:bdr w:val="single" w:sz="16" w:space="0" w:color="E6E6E6"/>
          <w:shd w:val="clear" w:color="auto" w:fill="E6E6E6"/>
        </w:rPr>
        <w:t xml:space="preserve">I</w:t>
      </w:r>
      <w:r>
        <w:t xml:space="preserve"> é informado posteriormente. Produto final: sistemas em operação, com Termo de Recebimento Definitivo.</w:t>
      </w:r>
    </w:p>
    <w:p>
      <w:pPr>
        <w:pStyle w:val="ItemAcao"/>
      </w:pPr>
      <w:r>
        <w:t xml:space="preserve">6. Metas, indicadores e comprovação</w:t>
      </w:r>
    </w:p>
    <w:p>
      <w:r>
        <w:t xml:space="preserve">O </w:t>
      </w:r>
      <w:r>
        <w:fldChar w:fldCharType="begin" w:dirty="true"/>
      </w:r>
      <w:r>
        <w:instrText xml:space="preserve"> REF _Ref320007029 \h </w:instrText>
      </w:r>
      <w:r>
        <w:fldChar w:fldCharType="separate"/>
      </w:r>
      <w:r>
        <w:t xml:space="preserve">Quadro 48</w:t>
      </w:r>
      <w:r>
        <w:fldChar w:fldCharType="end"/>
      </w:r>
      <w:r>
        <w:t xml:space="preserve"> distribui os 83 sistemas ao longo do Programa, com os domicílios ligados e as pessoas atendidas em cada ano.</w:t>
      </w:r>
    </w:p>
    <w:p>
      <w:pPr>
        <w:pStyle w:val="Legenda"/>
      </w:pPr>
      <w:bookmarkStart w:id="7029" w:name="_Ref320007029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48</w:t>
      </w:r>
      <w:r>
        <w:fldChar w:fldCharType="end"/>
      </w:r>
      <w:bookmarkEnd w:id="7029"/>
      <w:r>
        <w:t xml:space="preserve"> – Metas anuais da implantação dos sistemas coletivos de abastecimento de água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150"/>
        <w:gridCol w:w="720"/>
        <w:gridCol w:w="720"/>
        <w:gridCol w:w="720"/>
        <w:gridCol w:w="720"/>
        <w:gridCol w:w="720"/>
        <w:gridCol w:w="720"/>
        <w:gridCol w:w="720"/>
        <w:gridCol w:w="981"/>
      </w:tblGrid>
      <w:tr>
        <w:trPr>
          <w:tblHeader/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Produto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Unidade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1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2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3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4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7</w:t>
            </w:r>
          </w:p>
        </w:tc>
        <w:tc>
          <w:tcPr>
            <w:tcW w:type="dxa" w:w="98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Sistemas coletivos de abastecimento de água</w:t>
            </w:r>
          </w:p>
        </w:tc>
        <w:tc>
          <w:tcPr>
            <w:tcW w:type="dxa" w:w="11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sistemas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5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10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20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20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18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10</w:t>
            </w:r>
          </w:p>
        </w:tc>
        <w:tc>
          <w:tcPr>
            <w:tcW w:type="dxa" w:w="98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83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Domicílios ligados</w:t>
            </w:r>
          </w:p>
        </w:tc>
        <w:tc>
          <w:tcPr>
            <w:tcW w:type="dxa" w:w="11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domicílios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350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700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1.400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1.400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1.260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700</w:t>
            </w:r>
          </w:p>
        </w:tc>
        <w:tc>
          <w:tcPr>
            <w:tcW w:type="dxa" w:w="98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5.810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Pessoas atendidas</w:t>
            </w:r>
          </w:p>
        </w:tc>
        <w:tc>
          <w:tcPr>
            <w:tcW w:type="dxa" w:w="11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pessoas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980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1.960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3.920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3.920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3.528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1.960</w:t>
            </w:r>
          </w:p>
        </w:tc>
        <w:tc>
          <w:tcPr>
            <w:tcW w:type="dxa" w:w="98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16.268</w:t>
            </w:r>
          </w:p>
        </w:tc>
      </w:tr>
    </w:tbl>
    <w:p>
      <w:pPr>
        <w:pStyle w:val="Fonte"/>
        <w:keepNext/>
      </w:pPr>
      <w:r>
        <w:t xml:space="preserve">Fonte: Planilha PSH_CUSTO_Consolidada, versão v2408 (PARANÁ, 2026).</w:t>
      </w:r>
    </w:p>
    <w:p>
      <w:pPr>
        <w:pStyle w:val="Fonte"/>
        <w:spacing w:before="0" w:after="240"/>
      </w:pPr>
      <w:r>
        <w:t xml:space="preserve">Nota: Ano 1 = 2027 e Ano 7 = 2033. Domicílios: 70 por sistema; pessoas: 2,8 por domicílio (Censo 2022).</w:t>
      </w:r>
    </w:p>
    <w:p>
      <w:r>
        <w:t xml:space="preserve">Os indicadores constam do </w:t>
      </w:r>
      <w:r>
        <w:fldChar w:fldCharType="begin" w:dirty="true"/>
      </w:r>
      <w:r>
        <w:instrText xml:space="preserve"> REF _Ref320007030 \h </w:instrText>
      </w:r>
      <w:r>
        <w:fldChar w:fldCharType="separate"/>
      </w:r>
      <w:r>
        <w:t xml:space="preserve">Quadro 49</w:t>
      </w:r>
      <w:r>
        <w:fldChar w:fldCharType="end"/>
      </w:r>
      <w:r>
        <w:t xml:space="preserve">. O indicador de pessoas atendidas com água gerida de forma segura corresponde ao número acumulado de domicílios ligados aos sistemas multiplicado por 2,8, com desagregação por sexo e para jovens de 15 a 24 anos. Considera-se gerida de forma segura a água proveniente de fonte melhorada, disponível no domicílio por pelo menos 12 horas diárias e isenta de contaminação fecal e de contaminação química prioritária.</w:t>
      </w:r>
    </w:p>
    <w:p>
      <w:pPr>
        <w:pStyle w:val="Legenda"/>
      </w:pPr>
      <w:bookmarkStart w:id="7030" w:name="_Ref320007030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49</w:t>
      </w:r>
      <w:r>
        <w:fldChar w:fldCharType="end"/>
      </w:r>
      <w:bookmarkEnd w:id="7030"/>
      <w:r>
        <w:t xml:space="preserve"> – Indicadores da implantação dos sistemas coletivos de abastecimento de água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1"/>
        <w:gridCol w:w="1250"/>
        <w:gridCol w:w="1000"/>
        <w:gridCol w:w="1450"/>
        <w:gridCol w:w="2500"/>
      </w:tblGrid>
      <w:tr>
        <w:trPr>
          <w:tblHeader/>
          <w:cantSplit/>
        </w:trPr>
        <w:tc>
          <w:tcPr>
            <w:tcW w:type="dxa" w:w="2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Indicador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Unidade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Linha de base (2025)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Meta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Frequência e fonte dos dados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Sistemas implantados com Termo de Recebimento Definitivo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sistemas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83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Semestral; IAT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Domicílios atendidos com sistema coletivo de abastecimento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domicílios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5.810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Anual; IAT e entidades gestoras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Pessoas atendidas com água gerida de forma segura (parcela do indicador do componente)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pessoas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16.268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Anual; IAT, com desagregação por sexo e jovens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Análises de entrega conformes ao padrão de potabilidade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% das análises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100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Na entrega e semestral; laudos laboratoriais</w:t>
            </w:r>
          </w:p>
        </w:tc>
      </w:tr>
    </w:tbl>
    <w:p>
      <w:pPr>
        <w:pStyle w:val="Fonte"/>
      </w:pPr>
      <w:r>
        <w:t xml:space="preserve">Fonte: IAT (2026).</w:t>
      </w:r>
    </w:p>
    <w:p>
      <w:r>
        <w:t xml:space="preserve">Os critérios de aceite e as evidências de cada produto constam do </w:t>
      </w:r>
      <w:r>
        <w:fldChar w:fldCharType="begin" w:dirty="true"/>
      </w:r>
      <w:r>
        <w:instrText xml:space="preserve"> REF _Ref320007031 \h </w:instrText>
      </w:r>
      <w:r>
        <w:fldChar w:fldCharType="separate"/>
      </w:r>
      <w:r>
        <w:t xml:space="preserve">Quadro 50</w:t>
      </w:r>
      <w:r>
        <w:fldChar w:fldCharType="end"/>
      </w:r>
      <w:r>
        <w:t xml:space="preserve">. A evidência de conclusão de cada sistema é o TRD; no encerramento, o relatório final é validado pela UGP e apresentado ao Banco Mundial.</w:t>
      </w:r>
    </w:p>
    <w:p>
      <w:pPr>
        <w:pStyle w:val="Legenda"/>
      </w:pPr>
      <w:bookmarkStart w:id="7031" w:name="_Ref320007031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50</w:t>
      </w:r>
      <w:r>
        <w:fldChar w:fldCharType="end"/>
      </w:r>
      <w:bookmarkEnd w:id="7031"/>
      <w:r>
        <w:t xml:space="preserve"> – Critérios de aceite e evidências da implantação dos sistemas coletivos de abastecimento de água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0"/>
        <w:gridCol w:w="3071"/>
        <w:gridCol w:w="2650"/>
        <w:gridCol w:w="1400"/>
      </w:tblGrid>
      <w:tr>
        <w:trPr>
          <w:tblHeader/>
          <w:cantSplit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Produto</w:t>
            </w:r>
          </w:p>
        </w:tc>
        <w:tc>
          <w:tcPr>
            <w:tcW w:type="dxa" w:w="30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Critério de aceite</w:t>
            </w:r>
          </w:p>
        </w:tc>
        <w:tc>
          <w:tcPr>
            <w:tcW w:type="dxa" w:w="2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Evidência de comprovação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Responsável pela validação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Áreas regularizadas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Titularidade comprovada; doação, cessão ou servidão formalizada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Matrícula ou termo de cessão; anuência do proprietário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Poço perfurado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Construído conforme o projeto construtivo e as normas técnicas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Relatório de perfuração; laudo de vistoria; atesto de recebimento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Vazão e qualidade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Vazão compatível com a demanda e água conforme o padrão de potabilidade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Teste de vazão; laudos físico-químicos e bacteriológicos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Outorga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Outorga de direito de uso emitida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Ato de outorga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Projetos e licenças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Projetos básico e executivo aprovados; licenças emitidas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Parecer de aprovação; licenças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Sistema implantado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Obra conforme o projeto e as normas; um hidrômetro por ligação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Relatórios de supervisão e de fiscalização; laudos; </w:t>
            </w:r>
            <w:r>
              <w:rPr>
                <w:i/>
                <w:iCs/>
              </w:rPr>
              <w:t xml:space="preserve">as built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Operadores capacitados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Capacitação conforme o Plano de Operação e Manutenção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Listas de presença e certificados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Sistema entregue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Testes aprovados, aceite da entidade gestora e abastecimento por pelo menos 12 horas diárias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Termo de aceite; Termo de Recebimento Definitivo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</w:tbl>
    <w:p>
      <w:pPr>
        <w:pStyle w:val="Fonte"/>
      </w:pPr>
      <w:r>
        <w:t xml:space="preserve">Fonte: IAT (2026).</w:t>
      </w:r>
    </w:p>
    <w:p>
      <w:pPr>
        <w:pStyle w:val="ItemAcao"/>
      </w:pPr>
      <w:r>
        <w:t xml:space="preserve">7. Gestão de riscos e impactos ambientais e sociais</w:t>
      </w:r>
    </w:p>
    <w:p>
      <w:r>
        <w:t xml:space="preserve">A ação envolve obras de pequeno porte, dispersas no território estadual. Os principais riscos são a contaminação do aquífero, os impactos temporários das obras (ruído, poeira, resíduos e erosão localizada), os acidentes de trabalho, os conflitos relativos à posse das áreas e ao uso da água e a exclusão de famílias vulneráveis. O </w:t>
      </w:r>
      <w:r>
        <w:fldChar w:fldCharType="begin" w:dirty="true"/>
      </w:r>
      <w:r>
        <w:instrText xml:space="preserve"> REF _Ref320007032 \h </w:instrText>
      </w:r>
      <w:r>
        <w:fldChar w:fldCharType="separate"/>
      </w:r>
      <w:r>
        <w:t xml:space="preserve">Quadro 51</w:t>
      </w:r>
      <w:r>
        <w:fldChar w:fldCharType="end"/>
      </w:r>
      <w:r>
        <w:t xml:space="preserve"> indica as NAS aplicáveis e as respectivas medidas.</w:t>
      </w:r>
    </w:p>
    <w:p>
      <w:r>
        <w:t xml:space="preserve">A NAS 9 não se aplica ao Programa, e as medidas detalhadas constam do Caderno AS.</w:t>
      </w:r>
    </w:p>
    <w:p>
      <w:pPr>
        <w:pStyle w:val="Legenda"/>
      </w:pPr>
      <w:bookmarkStart w:id="7032" w:name="_Ref320007032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51</w:t>
      </w:r>
      <w:r>
        <w:fldChar w:fldCharType="end"/>
      </w:r>
      <w:bookmarkEnd w:id="7032"/>
      <w:r>
        <w:t xml:space="preserve"> – Aplicação das Normas Ambientais e Sociais à implantação dos sistemas coletivos de abastecimento de água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71"/>
        <w:gridCol w:w="4000"/>
      </w:tblGrid>
      <w:tr>
        <w:trPr>
          <w:tblHeader/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NAS</w:t>
            </w:r>
          </w:p>
        </w:tc>
        <w:tc>
          <w:tcPr>
            <w:tcW w:type="dxa" w:w="33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Aplicação à ação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Medidas e instrumentos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1 – Avaliação e gestão de riscos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Obras de captação, reservação e distribuição em cada comunidade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Triagem socioambiental de cada sistema; licenciamento; plano ambiental e social da obra (MGAS)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2 – Condições de trabalho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Equipes de perfuração e de obras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Uso de equipamento de proteção individual (EPI); treinamento de segurança; código de conduta (Procedimentos de Gestão de Mão de Obra)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3 – Eficiência de recursos e prevenção da poluição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Uso da água subterrânea; risco de contaminação do aquífero; resíduos e fluidos de perfuração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Outorga e hidrometração; normas técnicas de perfuração e proteção sanitária do poço; Plano de Gerenciamento de Resíduos Sólidos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4 – Saúde e segurança da comunidade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Valas abertas, trânsito de máquinas e qualidade da água distribuída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Sinalização e isolamento das valas; controle de horários e de emissão de poeira; análises de potabilidade na entrega e na operação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5 – Aquisição de terras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Áreas para poço, reservatório e rede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Verificação documental da titularidade; doação, cessão ou servidão com anuência; ausência de reassentamento involuntário (Marco de Política de Reassentamento)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6 – Biodiversidade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Definição das áreas das estruturas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Triagem para evitar supressão de vegetação nativa e intervenção em áreas de preservação permanente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7 – Povos indígenas e comunidades tradicionais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Comunidades tradicionais nas áreas selecionadas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Consulta culturalmente adequada (MGAS e PEPI)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8 – Patrimônio cultural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Escavações para poço, reservatório e rede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Procedimento de achados fortuitos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10 – Engajamento das partes interessadas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Moradores e proprietários afetados pelas obras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Reuniões comunitárias; divulgação do Mecanismo de Queixas e Reclamações; resposta às queixas (PEPI e MQR)</w:t>
            </w:r>
          </w:p>
        </w:tc>
      </w:tr>
    </w:tbl>
    <w:p>
      <w:pPr>
        <w:pStyle w:val="Fonte"/>
      </w:pPr>
      <w:r>
        <w:t xml:space="preserve">Fonte: IAT (2026), com base nos instrumentos do Caderno AS.</w:t>
      </w:r>
    </w:p>
    <w:p>
      <w:pPr>
        <w:pStyle w:val="ItemAcao"/>
      </w:pPr>
      <w:r>
        <w:t xml:space="preserve">8. Cronograma</w:t>
      </w:r>
    </w:p>
    <w:p>
      <w:r>
        <w:t xml:space="preserve">Os estudos preliminares iniciam-se em 2027, com execução direta pelo IAT. A perfuração, os projetos e as licenças ocorrem de 2028 a 2032, e as obras e as entregas, de 2028 a 2033, conforme a planilha de custos: 5 sistemas em 2028, 10 em 2029, 20 em 2030 e em 2031, 18 em 2032 e 10 em 2033 (</w:t>
      </w:r>
      <w:r>
        <w:fldChar w:fldCharType="begin" w:dirty="true"/>
      </w:r>
      <w:r>
        <w:instrText xml:space="preserve"> REF _Ref320007033 \h </w:instrText>
      </w:r>
      <w:r>
        <w:fldChar w:fldCharType="separate"/>
      </w:r>
      <w:r>
        <w:t xml:space="preserve">Figura 18</w:t>
      </w:r>
      <w:r>
        <w:fldChar w:fldCharType="end"/>
      </w:r>
      <w:r>
        <w:t xml:space="preserve">). O acompanhamento pós-implantação inicia-se com os primeiros sistemas entregues e estende-se até o encerramento.</w:t>
      </w:r>
    </w:p>
    <w:p>
      <w:pPr>
        <w:pStyle w:val="Legenda"/>
      </w:pPr>
      <w:bookmarkStart w:id="7033" w:name="_Ref320007033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18</w:t>
      </w:r>
      <w:r>
        <w:fldChar w:fldCharType="end"/>
      </w:r>
      <w:bookmarkEnd w:id="7033"/>
      <w:r>
        <w:t xml:space="preserve"> – Cronograma das etapas e das entregas da implantação dos sistemas coletivos de abastecimento de água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628960" cy="2923920"/>
            <wp:effectExtent l="0" t="0" r="0" b="0"/>
            <wp:docPr id="517" name="Figura 517" descr="Cronograma anual de 2027 a 2033 com as etapas e as quantidades a entregar da implantação dos sistemas coletivos de abastecimento de águ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c3_g-crono-3223.png" descr="Cronograma anual de 2027 a 2033 com as etapas e as quantidades a entregar da implantação dos sistemas coletivos de abastecimento de água.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5628960" cy="29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(2026), com quantidades da planilha PSH_CUSTO_Consolidada (PARANÁ, 2026).</w:t>
      </w:r>
    </w:p>
    <w:p>
      <w:pPr>
        <w:pStyle w:val="ItemAcao"/>
      </w:pPr>
      <w:r>
        <w:t xml:space="preserve">9. Interfaces e dependências</w:t>
      </w:r>
    </w:p>
    <w:p>
      <w:r>
        <w:t xml:space="preserve">A ação depende da entidade gestora pactuada, do diagnóstico das comunidades, da supervisão das obras e dos instrumentos de gestão de recursos hídricos do Programa, como a outorga, o SIGARH e os dados de águas subterrâneas. Fornece ao esgotamento sanitário as comunidades atendidas com água, aos modelos de gestão os sistemas concluídos para entrega e à UGP o número de pessoas atendidas para o indicador do componente (</w:t>
      </w:r>
      <w:r>
        <w:fldChar w:fldCharType="begin" w:dirty="true"/>
      </w:r>
      <w:r>
        <w:instrText xml:space="preserve"> REF _Ref320007034 \h </w:instrText>
      </w:r>
      <w:r>
        <w:fldChar w:fldCharType="separate"/>
      </w:r>
      <w:r>
        <w:t xml:space="preserve">Figura 19</w:t>
      </w:r>
      <w:r>
        <w:fldChar w:fldCharType="end"/>
      </w:r>
      <w:r>
        <w:t xml:space="preserve">).</w:t>
      </w:r>
    </w:p>
    <w:p>
      <w:pPr>
        <w:pStyle w:val="Legenda"/>
      </w:pPr>
      <w:bookmarkStart w:id="7034" w:name="_Ref320007034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19</w:t>
      </w:r>
      <w:r>
        <w:fldChar w:fldCharType="end"/>
      </w:r>
      <w:bookmarkEnd w:id="7034"/>
      <w:r>
        <w:t xml:space="preserve"> – Interfaces e dependências da implantação dos sistemas coletivos de abastecimento de água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507640" cy="2215800"/>
            <wp:effectExtent l="0" t="0" r="0" b="0"/>
            <wp:docPr id="518" name="Figura 518" descr="Diagrama das interfaces da implantação dos sistemas coletivos de abastecimento de água: insumos recebidos de outras partes do Programa e produtos entregues a el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c3_g-interf-3223.png" descr="Diagrama das interfaces da implantação dos sistemas coletivos de abastecimento de água: insumos recebidos de outras partes do Programa e produtos entregues a elas.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5507640" cy="221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(2026).</w:t>
      </w:r>
    </w:p>
    <w:p>
      <w:pPr>
        <w:pStyle w:val="ItemAcao"/>
      </w:pPr>
      <w:r>
        <w:t xml:space="preserve">10. Documentos complementares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Termo de Referência e edital da contratação integrada de projetos e obras (a elaborar);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Plano de Operação e Manutenção dos sistemas (a elaborar);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Portaria GM/MS nº 888/2021, que altera o Anexo XX da Portaria de Consolidação GM/MS nº 5/2017 (padrão de potabilidade da água para consumo humano);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Normas da Associação Brasileira de Normas Técnicas (ABNT) NBR 12212:2017 e NBR 12244:2006 (projeto e construção de poço tubular) e demais normas ABNT de projeto de sistemas de abastecimento de água;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Lei nº 9.433/1997 e Lei Estadual nº 12.726/1999 (outorga de direito de uso de recursos hídricos) e normas de licenciamento ambiental do IAT;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Caderno AQ e Caderno AS;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Notas técnicas de origem (IAT, 2026a; IAT, 2026b).</w:t>
      </w:r>
    </w:p>
    <w:p>
      <w:pPr>
        <w:pStyle w:val="TituloAcao"/>
      </w:pPr>
      <w:r>
        <w:t xml:space="preserve">Ação 3.2.2.4 – Programa Sanepar Rural</w:t>
      </w:r>
    </w:p>
    <w:p>
      <w:pPr>
        <w:pStyle w:val="ItemAcao"/>
      </w:pPr>
      <w:r>
        <w:t xml:space="preserve">1. Contextualização</w:t>
      </w:r>
    </w:p>
    <w:p>
      <w:r>
        <w:t xml:space="preserve">A ação implanta 222 sistemas coletivos de abastecimento de água em comunidades rurais de municípios com Contrato de Concessão ou de Programa vigente com a Sanepar, entre 2027 e 2031. A Sanepar elabora os estudos e os projetos, presta apoio técnico, ambiental e socioeconômico às comunidades e fornece capacitação, materiais hidráulicos e equipamentos; o município executa as obras; e a comunidade constitui a associação de moradores responsável pela operação do sistema (IAT, 2026b; SANEPAR, [s.d.]).</w:t>
      </w:r>
    </w:p>
    <w:p>
      <w:r>
        <w:t xml:space="preserve">Mesmo nos municípios atendidos pela Sanepar, as comunidades rurais situam-se fora do alcance das redes urbanas e dependem de nascentes e poços rasos, sujeitos à contaminação e às estiagens. O Programa Sanepar Rural implanta nessas comunidades sistemas coletivos com água tratada, com base na capacidade técnica da companhia e na estrutura de gestão local das associações.</w:t>
      </w:r>
    </w:p>
    <w:p>
      <w:r>
        <w:t xml:space="preserve">A ação responde pela maior parcela do indicador de pessoas atendidas com água gerida de forma segura: cerca de 43,5 mil das 59.780 pessoas previstas. Constitui também a contrapartida do Estado na atividade, no valor de R$ 67,15 milhões (cerca de US$ 12,3 milhões, à taxa de câmbio de R$ 5,46 adotada no Documento de Avaliação do Projeto – PAD), aplicados com recursos próprios da Sanepar (PARANÁ, 2026).</w:t>
      </w:r>
    </w:p>
    <w:p>
      <w:r>
        <w:rPr>
          <w:b/>
          <w:bCs/>
        </w:rPr>
        <w:t xml:space="preserve">Inclui:</w:t>
      </w:r>
      <w:r>
        <w:t xml:space="preserve"> o levantamento técnico e o estudo de engenharia; o Termo de Compromisso e Responsabilidade vinculado ao Contrato de Concessão ou de Programa; os projetos de engenharia dos sistemas; o fornecimento de materiais hidráulicos e o apoio técnico às obras municipais; a mobilização e a organização comunitária; a capacitação e a educação ambiental; e o monitoramento e o suporte pós-obra.</w:t>
      </w:r>
    </w:p>
    <w:p>
      <w:r>
        <w:rPr>
          <w:b/>
          <w:bCs/>
        </w:rPr>
        <w:t xml:space="preserve">Não inclui:</w:t>
      </w:r>
      <w:r>
        <w:t xml:space="preserve"> os sistemas implantados pelo IAT nem recursos do empréstimo do BIRD.</w:t>
      </w:r>
    </w:p>
    <w:p>
      <w:r>
        <w:rPr>
          <w:b/>
          <w:bCs/>
        </w:rPr>
        <w:t xml:space="preserve">Valor previsto:</w:t>
      </w:r>
      <w:r>
        <w:t xml:space="preserve"> R$ 67,15 milhões (empréstimo BIRD: R$ 0,00 milhões; contrapartida: R$ 67,15 milhões), conforme a planilha PSH_CUSTO_Consolidada.</w:t>
      </w:r>
    </w:p>
    <w:p>
      <w:pPr>
        <w:pStyle w:val="ItemAcao"/>
      </w:pPr>
      <w:r>
        <w:t xml:space="preserve">2. Área de atuação</w:t>
      </w:r>
    </w:p>
    <w:p>
      <w:commentRangeStart w:id="21"/>
      <w:r>
        <w:t xml:space="preserve">A ação abrange os municípios com Contrato de Concessão ou de Programa vigente com a Sanepar, em todo o Estado. As comunidades atendidas são selecionadas pelos critérios do manual do Programa Sanepar Rural, com base na demanda das comunidades e dos municípios e na viabilidade técnica do sistema.</w:t>
      </w:r>
      <w:commentRangeEnd w:id="21"/>
      <w:r>
        <w:commentReference w:id="21"/>
      </w:r>
    </w:p>
    <w:p>
      <w:pPr>
        <w:pStyle w:val="ItemAcao"/>
      </w:pPr>
      <w:r>
        <w:t xml:space="preserve">3. Arranjo institucional e partes interessadas</w:t>
      </w:r>
    </w:p>
    <w:p>
      <w:commentRangeStart w:id="22"/>
      <w:r>
        <w:t xml:space="preserve">A Sanepar é a executora da ação, com estrutura técnica e recursos de contrapartida próprios. Os municípios celebram o Termo de Compromisso e Responsabilidade e executam as obras, e as comunidades constituem as associações de moradores e participam da capacitação. O IAT acompanha a compatibilização com o modelo de gestão e com a outorga de direito de uso de recursos hídricos, e a UGP consolida a comprovação da contrapartida e o reporte ao Banco Mundial.</w:t>
      </w:r>
      <w:commentRangeEnd w:id="22"/>
      <w:r>
        <w:commentReference w:id="22"/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</w:rPr>
        <w:t xml:space="preserve">Executora:</w:t>
      </w:r>
      <w:r>
        <w:t xml:space="preserve"> Sanepar;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</w:rPr>
        <w:t xml:space="preserve">Intervenientes:</w:t>
      </w:r>
      <w:r>
        <w:t xml:space="preserve"> municípios; IAT (modelo de gestão e outorga); UGP;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</w:rPr>
        <w:t xml:space="preserve">Público envolvido:</w:t>
      </w:r>
      <w:r>
        <w:t xml:space="preserve"> comunidades rurais e associações de moradores.</w:t>
      </w:r>
    </w:p>
    <w:p>
      <w:r>
        <w:t xml:space="preserve">Os beneficiários diretos são os moradores das comunidades atendidas pelos 222 sistemas, cerca de 43,5 mil pessoas. Os beneficiários indiretos são os municípios e os serviços de saúde, com a redução das doenças de veiculação hídrica.</w:t>
      </w:r>
    </w:p>
    <w:p>
      <w:pPr>
        <w:pStyle w:val="ItemAcao"/>
      </w:pPr>
      <w:r>
        <w:t xml:space="preserve">4. Processo de execução operacional</w:t>
      </w:r>
    </w:p>
    <w:p>
      <w:r>
        <w:t xml:space="preserve">As atividades observam o manual do Programa Sanepar Rural e compreendem seis etapas (</w:t>
      </w:r>
      <w:r>
        <w:fldChar w:fldCharType="begin" w:dirty="true"/>
      </w:r>
      <w:r>
        <w:instrText xml:space="preserve"> REF _Ref320007035 \h </w:instrText>
      </w:r>
      <w:r>
        <w:fldChar w:fldCharType="separate"/>
      </w:r>
      <w:r>
        <w:t xml:space="preserve">Figura 20</w:t>
      </w:r>
      <w:r>
        <w:fldChar w:fldCharType="end"/>
      </w:r>
      <w:r>
        <w:t xml:space="preserve">). Em cada comunidade, a Sanepar executa o levantamento técnico e o projeto, formaliza a parceria com o município e fornece os materiais; o município executa a obra com apoio técnico da companhia; e a comunidade constitui a associação e participa da capacitação. Concluída a obra, a Sanepar monitora a qualidade da água e presta suporte às associações.</w:t>
      </w:r>
    </w:p>
    <w:p>
      <w:pPr>
        <w:pStyle w:val="Legenda"/>
      </w:pPr>
      <w:bookmarkStart w:id="7035" w:name="_Ref320007035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20</w:t>
      </w:r>
      <w:r>
        <w:fldChar w:fldCharType="end"/>
      </w:r>
      <w:bookmarkEnd w:id="7035"/>
      <w:r>
        <w:t xml:space="preserve"> – Fluxograma do Programa Sanepar Rural: entradas, etapas por responsável e saídas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746320" cy="3153959"/>
            <wp:effectExtent l="0" t="0" r="0" b="0"/>
            <wp:docPr id="519" name="Figura 519" descr="Fluxograma em raias da Sanepar, dos municípios e das associações, do estudo técnico ao suporte pós-obra, com as entradas no topo e as saídas na b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c3_g-raias-3224.png" descr="Fluxograma em raias da Sanepar, dos municípios e das associações, do estudo técnico ao suporte pós-obra, com as entradas no topo e as saídas na base.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5746320" cy="315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(2026), com base em IAT (2026b) e SANEPAR ([s.d.]).</w:t>
      </w:r>
    </w:p>
    <w:p>
      <w:pPr>
        <w:pStyle w:val="EtapaAcao"/>
      </w:pPr>
      <w:r>
        <w:t xml:space="preserve">4.1 Etapa 1: Levantamento técnico e estudo de engenharia</w:t>
      </w:r>
    </w:p>
    <w:p>
      <w:r>
        <w:rPr>
          <w:b/>
          <w:bCs/>
        </w:rPr>
        <w:t xml:space="preserve">Atividades:</w:t>
      </w:r>
      <w:r>
        <w:t xml:space="preserve"> levantamento das condições da comunidade e estudo técnico de engenharia do sistema.</w:t>
      </w:r>
    </w:p>
    <w:p>
      <w:r>
        <w:rPr>
          <w:b/>
          <w:bCs/>
        </w:rPr>
        <w:t xml:space="preserve">Entradas:</w:t>
      </w:r>
      <w:r>
        <w:t xml:space="preserve"> demanda da comunidade e do município; critérios do manual do programa.</w:t>
      </w:r>
    </w:p>
    <w:p>
      <w:r>
        <w:rPr>
          <w:b/>
          <w:bCs/>
        </w:rPr>
        <w:t xml:space="preserve">Responsáveis:</w:t>
      </w:r>
      <w:r>
        <w:t xml:space="preserve"> Sanepar (executa e aprova); município (consultado).</w:t>
      </w:r>
    </w:p>
    <w:p>
      <w:r>
        <w:rPr>
          <w:b/>
          <w:bCs/>
        </w:rPr>
        <w:t xml:space="preserve">Produto:</w:t>
      </w:r>
      <w:r>
        <w:t xml:space="preserve"> estudo técnico da comunidade.</w:t>
      </w:r>
    </w:p>
    <w:p>
      <w:pPr>
        <w:pStyle w:val="EtapaAcao"/>
      </w:pPr>
      <w:r>
        <w:t xml:space="preserve">4.2 Etapa 2: Termo de Compromisso com o município</w:t>
      </w:r>
    </w:p>
    <w:p>
      <w:r>
        <w:rPr>
          <w:b/>
          <w:bCs/>
        </w:rPr>
        <w:t xml:space="preserve">Atividades:</w:t>
      </w:r>
      <w:r>
        <w:t xml:space="preserve"> formalização da parceria por Termo de Compromisso e Responsabilidade vinculado ao Contrato de Concessão ou de Programa, com as obrigações de cada parte.</w:t>
      </w:r>
    </w:p>
    <w:p>
      <w:r>
        <w:rPr>
          <w:b/>
          <w:bCs/>
        </w:rPr>
        <w:t xml:space="preserve">Entradas:</w:t>
      </w:r>
      <w:r>
        <w:t xml:space="preserve"> estudo técnico; Contrato de Concessão ou de Programa vigente.</w:t>
      </w:r>
    </w:p>
    <w:p>
      <w:r>
        <w:rPr>
          <w:b/>
          <w:bCs/>
        </w:rPr>
        <w:t xml:space="preserve">Responsáveis:</w:t>
      </w:r>
      <w:r>
        <w:t xml:space="preserve"> Sanepar e município (executam); Sanepar (aprova).</w:t>
      </w:r>
    </w:p>
    <w:p>
      <w:r>
        <w:rPr>
          <w:b/>
          <w:bCs/>
        </w:rPr>
        <w:t xml:space="preserve">Produto:</w:t>
      </w:r>
      <w:r>
        <w:t xml:space="preserve"> Termo de Compromisso e Responsabilidade assinado.</w:t>
      </w:r>
    </w:p>
    <w:p>
      <w:pPr>
        <w:pStyle w:val="EtapaAcao"/>
      </w:pPr>
      <w:r>
        <w:t xml:space="preserve">4.3 Etapa 3: Projetos de engenharia</w:t>
      </w:r>
    </w:p>
    <w:p>
      <w:r>
        <w:rPr>
          <w:b/>
          <w:bCs/>
        </w:rPr>
        <w:t xml:space="preserve">Atividades:</w:t>
      </w:r>
      <w:r>
        <w:t xml:space="preserve"> elaboração do projeto de engenharia do sistema de abastecimento de água.</w:t>
      </w:r>
    </w:p>
    <w:p>
      <w:r>
        <w:rPr>
          <w:b/>
          <w:bCs/>
        </w:rPr>
        <w:t xml:space="preserve">Entradas:</w:t>
      </w:r>
      <w:r>
        <w:t xml:space="preserve"> estudo técnico; Termo de Compromisso.</w:t>
      </w:r>
    </w:p>
    <w:p>
      <w:r>
        <w:rPr>
          <w:b/>
          <w:bCs/>
        </w:rPr>
        <w:t xml:space="preserve">Responsáveis:</w:t>
      </w:r>
      <w:r>
        <w:t xml:space="preserve"> Sanepar (executa e aprova); município (informado).</w:t>
      </w:r>
    </w:p>
    <w:p>
      <w:r>
        <w:rPr>
          <w:b/>
          <w:bCs/>
        </w:rPr>
        <w:t xml:space="preserve">Produto:</w:t>
      </w:r>
      <w:r>
        <w:t xml:space="preserve"> projeto do sistema.</w:t>
      </w:r>
    </w:p>
    <w:p>
      <w:pPr>
        <w:pStyle w:val="EtapaAcao"/>
      </w:pPr>
      <w:r>
        <w:t xml:space="preserve">4.4 Etapa 4: Execução das obras com apoio da Sanepar</w:t>
      </w:r>
    </w:p>
    <w:p>
      <w:r>
        <w:rPr>
          <w:b/>
          <w:bCs/>
        </w:rPr>
        <w:t xml:space="preserve">Atividades:</w:t>
      </w:r>
      <w:r>
        <w:t xml:space="preserve"> fornecimento dos materiais hidráulicos pela Sanepar; execução das obras pelo município, diretamente ou por contratação própria, com apoio técnico da companhia.</w:t>
      </w:r>
    </w:p>
    <w:p>
      <w:r>
        <w:rPr>
          <w:b/>
          <w:bCs/>
        </w:rPr>
        <w:t xml:space="preserve">Entradas:</w:t>
      </w:r>
      <w:r>
        <w:t xml:space="preserve"> projeto aprovado; materiais; outorga e licenças, quando exigidas.</w:t>
      </w:r>
    </w:p>
    <w:p>
      <w:r>
        <w:rPr>
          <w:b/>
          <w:bCs/>
        </w:rPr>
        <w:t xml:space="preserve">Responsáveis:</w:t>
      </w:r>
      <w:r>
        <w:t xml:space="preserve"> município (executa a obra); Sanepar (fornece os materiais, presta apoio técnico e aprova a obra).</w:t>
      </w:r>
    </w:p>
    <w:p>
      <w:r>
        <w:rPr>
          <w:b/>
          <w:bCs/>
        </w:rPr>
        <w:t xml:space="preserve">Produto:</w:t>
      </w:r>
      <w:r>
        <w:t xml:space="preserve"> sistema implantado.</w:t>
      </w:r>
    </w:p>
    <w:p>
      <w:pPr>
        <w:pStyle w:val="EtapaAcao"/>
      </w:pPr>
      <w:r>
        <w:t xml:space="preserve">4.5 Etapa 5: Organização comunitária e capacitação</w:t>
      </w:r>
    </w:p>
    <w:p>
      <w:r>
        <w:rPr>
          <w:b/>
          <w:bCs/>
        </w:rPr>
        <w:t xml:space="preserve">Atividades:</w:t>
      </w:r>
      <w:r>
        <w:t xml:space="preserve"> apoio à constituição da associação de moradores; capacitação em uso racional da água, higiene e manutenção preventiva; educação ambiental.</w:t>
      </w:r>
    </w:p>
    <w:p>
      <w:r>
        <w:rPr>
          <w:b/>
          <w:bCs/>
        </w:rPr>
        <w:t xml:space="preserve">Entradas:</w:t>
      </w:r>
      <w:r>
        <w:t xml:space="preserve"> comunidade mobilizada; modelo de gestão.</w:t>
      </w:r>
    </w:p>
    <w:p>
      <w:r>
        <w:rPr>
          <w:b/>
          <w:bCs/>
        </w:rPr>
        <w:t xml:space="preserve">Responsáveis:</w:t>
      </w:r>
      <w:r>
        <w:t xml:space="preserve"> Sanepar (executa e aprova); comunidade (executa); IAT (consultado quanto ao modelo de gestão).</w:t>
      </w:r>
    </w:p>
    <w:p>
      <w:r>
        <w:rPr>
          <w:b/>
          <w:bCs/>
        </w:rPr>
        <w:t xml:space="preserve">Produto:</w:t>
      </w:r>
      <w:r>
        <w:t xml:space="preserve"> associação constituída e capacitada.</w:t>
      </w:r>
    </w:p>
    <w:p>
      <w:pPr>
        <w:pStyle w:val="EtapaAcao"/>
      </w:pPr>
      <w:r>
        <w:t xml:space="preserve">4.6 Etapa 6: Monitoramento e suporte pós-obra</w:t>
      </w:r>
    </w:p>
    <w:p>
      <w:r>
        <w:rPr>
          <w:b/>
          <w:bCs/>
        </w:rPr>
        <w:t xml:space="preserve">Atividades:</w:t>
      </w:r>
      <w:r>
        <w:t xml:space="preserve"> monitoramento pós-obra da qualidade da água e suporte operacional às associações; relatório técnico de cada sistema; reporte anual à UGP dos sistemas implantados, das pessoas atendidas e dos valores aplicados.</w:t>
      </w:r>
    </w:p>
    <w:p>
      <w:r>
        <w:rPr>
          <w:b/>
          <w:bCs/>
        </w:rPr>
        <w:t xml:space="preserve">Entradas:</w:t>
      </w:r>
      <w:r>
        <w:t xml:space="preserve"> sistema implantado; associação constituída.</w:t>
      </w:r>
    </w:p>
    <w:p>
      <w:r>
        <w:rPr>
          <w:b/>
          <w:bCs/>
        </w:rPr>
        <w:t xml:space="preserve">Responsáveis:</w:t>
      </w:r>
      <w:r>
        <w:t xml:space="preserve"> Sanepar (executa e aprova o relatório técnico); UGP (informada).</w:t>
      </w:r>
    </w:p>
    <w:p>
      <w:r>
        <w:rPr>
          <w:b/>
          <w:bCs/>
        </w:rPr>
        <w:t xml:space="preserve">Produto:</w:t>
      </w:r>
      <w:r>
        <w:t xml:space="preserve"> relatório técnico aprovado.</w:t>
      </w:r>
    </w:p>
    <w:p>
      <w:pPr>
        <w:pStyle w:val="EtapaAcao"/>
      </w:pPr>
      <w:r>
        <w:t xml:space="preserve">4.7 Modalidade de execução</w:t>
      </w:r>
    </w:p>
    <w:p>
      <w:r>
        <w:t xml:space="preserve">O item de custo é o de sistemas coletivos de abastecimento de água com recursos de contrapartida: 222 sistemas ao custo médio de R$ 302.464,42, no total de R$ 67,15 milhões, integralmente com recursos próprios da Sanepar. A execução ocorre por convênio, formalizado em Termo de Compromisso e Responsabilidade entre a Sanepar e cada município, conforme o manual do programa.</w:t>
      </w:r>
    </w:p>
    <w:p>
      <w:commentRangeStart w:id="23"/>
      <w:r>
        <w:t xml:space="preserve">As aquisições da Sanepar observam o Regulamento de Licitações e Contratos da companhia, e as obras contratadas pelos municípios, a legislação de licitações aplicável. A Sanepar comprova à UGP os valores aplicados e os sistemas implantados, para registro da contrapartida.</w:t>
      </w:r>
      <w:commentRangeEnd w:id="23"/>
      <w:r>
        <w:commentReference w:id="23"/>
      </w:r>
    </w:p>
    <w:p>
      <w:pPr>
        <w:pStyle w:val="ItemAcao"/>
      </w:pPr>
      <w:r>
        <w:t xml:space="preserve">5. Matriz de responsabilidades</w:t>
      </w:r>
    </w:p>
    <w:p>
      <w:r>
        <w:t xml:space="preserve">O </w:t>
      </w:r>
      <w:r>
        <w:fldChar w:fldCharType="begin" w:dirty="true"/>
      </w:r>
      <w:r>
        <w:instrText xml:space="preserve"> REF _Ref320007036 \h </w:instrText>
      </w:r>
      <w:r>
        <w:fldChar w:fldCharType="separate"/>
      </w:r>
      <w:r>
        <w:t xml:space="preserve">Quadro 52</w:t>
      </w:r>
      <w:r>
        <w:fldChar w:fldCharType="end"/>
      </w:r>
      <w:r>
        <w:t xml:space="preserve"> apresenta o papel de cada parte em cada etapa.</w:t>
      </w:r>
    </w:p>
    <w:p>
      <w:pPr>
        <w:pStyle w:val="Legenda"/>
      </w:pPr>
      <w:bookmarkStart w:id="7036" w:name="_Ref320007036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52</w:t>
      </w:r>
      <w:r>
        <w:fldChar w:fldCharType="end"/>
      </w:r>
      <w:bookmarkEnd w:id="7036"/>
      <w:r>
        <w:t xml:space="preserve"> – Matriz de responsabilidades do Programa Sanepar Rural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800"/>
        <w:gridCol w:w="800"/>
        <w:gridCol w:w="800"/>
        <w:gridCol w:w="800"/>
        <w:gridCol w:w="800"/>
        <w:gridCol w:w="800"/>
        <w:gridCol w:w="1971"/>
      </w:tblGrid>
      <w:tr>
        <w:trPr>
          <w:tblHeader/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Parte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E6</w:t>
            </w:r>
          </w:p>
        </w:tc>
        <w:tc>
          <w:tcPr>
            <w:tcW w:type="dxa" w:w="19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Produto final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Sanepar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  <w:r>
              <w:t xml:space="preserve"> </w:t>
            </w: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  <w:r>
              <w:t xml:space="preserve"> </w:t>
            </w: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  <w:r>
              <w:t xml:space="preserve"> </w:t>
            </w: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  <w:r>
              <w:t xml:space="preserve"> </w:t>
            </w: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  <w:r>
              <w:t xml:space="preserve"> </w:t>
            </w: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19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  <w:r>
              <w:t xml:space="preserve"> </w:t>
            </w: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Municípios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19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Comunidades e associações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19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19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UGP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19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</w:tbl>
    <w:p>
      <w:pPr>
        <w:pStyle w:val="Fonte"/>
        <w:keepNext/>
      </w:pPr>
      <w:r>
        <w:t xml:space="preserve">Fonte: IAT (2026).</w:t>
      </w:r>
    </w:p>
    <w:p>
      <w:pPr>
        <w:pStyle w:val="Fonte"/>
        <w:spacing w:before="0" w:after="240"/>
      </w:pPr>
      <w:r>
        <w:t xml:space="preserve">Nota: E1 a E6 correspondem às Etapas 1 a 6 do item 4. </w:t>
      </w:r>
      <w:r>
        <w:rPr>
          <w:b/>
          <w:bCs/>
          <w:color w:val="FFFFFF"/>
          <w:bdr w:val="single" w:sz="16" w:space="0" w:color="0A73BA"/>
          <w:shd w:val="clear" w:color="auto" w:fill="0A73BA"/>
        </w:rPr>
        <w:t xml:space="preserve">R</w:t>
      </w:r>
      <w:r>
        <w:t xml:space="preserve"> executa (pode haver mais de um); </w:t>
      </w:r>
      <w:r>
        <w:rPr>
          <w:b/>
          <w:bCs/>
          <w:color w:val="FFFFFF"/>
          <w:bdr w:val="single" w:sz="16" w:space="0" w:color="0B3A5A"/>
          <w:shd w:val="clear" w:color="auto" w:fill="0B3A5A"/>
        </w:rPr>
        <w:t xml:space="preserve">A</w:t>
      </w:r>
      <w:r>
        <w:t xml:space="preserve"> aprova ou valida o produto (um por etapa); </w:t>
      </w:r>
      <w:r>
        <w:rPr>
          <w:b/>
          <w:bCs/>
          <w:color w:val="000000"/>
          <w:bdr w:val="single" w:sz="16" w:space="0" w:color="CCEADB"/>
          <w:shd w:val="clear" w:color="auto" w:fill="CCEADB"/>
        </w:rPr>
        <w:t xml:space="preserve">C</w:t>
      </w:r>
      <w:r>
        <w:t xml:space="preserve"> é consultado previamente; </w:t>
      </w:r>
      <w:r>
        <w:rPr>
          <w:b/>
          <w:bCs/>
          <w:color w:val="000000"/>
          <w:bdr w:val="single" w:sz="16" w:space="0" w:color="E6E6E6"/>
          <w:shd w:val="clear" w:color="auto" w:fill="E6E6E6"/>
        </w:rPr>
        <w:t xml:space="preserve">I</w:t>
      </w:r>
      <w:r>
        <w:t xml:space="preserve"> é informado posteriormente. Produto final: sistemas implantados e pessoas atendidas.</w:t>
      </w:r>
    </w:p>
    <w:p>
      <w:pPr>
        <w:pStyle w:val="ItemAcao"/>
      </w:pPr>
      <w:r>
        <w:t xml:space="preserve">6. Metas, indicadores e comprovação</w:t>
      </w:r>
    </w:p>
    <w:p>
      <w:r>
        <w:t xml:space="preserve">A meta é a implantação de 222 sistemas de 2027 a 2031 (</w:t>
      </w:r>
      <w:r>
        <w:fldChar w:fldCharType="begin" w:dirty="true"/>
      </w:r>
      <w:r>
        <w:instrText xml:space="preserve"> REF _Ref320007037 \h </w:instrText>
      </w:r>
      <w:r>
        <w:fldChar w:fldCharType="separate"/>
      </w:r>
      <w:r>
        <w:t xml:space="preserve">Quadro 53</w:t>
      </w:r>
      <w:r>
        <w:fldChar w:fldCharType="end"/>
      </w:r>
      <w:r>
        <w:t xml:space="preserve">).</w:t>
      </w:r>
    </w:p>
    <w:p>
      <w:pPr>
        <w:pStyle w:val="Legenda"/>
      </w:pPr>
      <w:bookmarkStart w:id="7037" w:name="_Ref320007037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53</w:t>
      </w:r>
      <w:r>
        <w:fldChar w:fldCharType="end"/>
      </w:r>
      <w:bookmarkEnd w:id="7037"/>
      <w:r>
        <w:t xml:space="preserve"> – Metas anuais do Programa Sanepar Rural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150"/>
        <w:gridCol w:w="720"/>
        <w:gridCol w:w="720"/>
        <w:gridCol w:w="720"/>
        <w:gridCol w:w="720"/>
        <w:gridCol w:w="720"/>
        <w:gridCol w:w="720"/>
        <w:gridCol w:w="720"/>
        <w:gridCol w:w="981"/>
      </w:tblGrid>
      <w:tr>
        <w:trPr>
          <w:tblHeader/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Produto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Unidade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1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2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3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4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7</w:t>
            </w:r>
          </w:p>
        </w:tc>
        <w:tc>
          <w:tcPr>
            <w:tcW w:type="dxa" w:w="98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Sistemas coletivos de abastecimento de água</w:t>
            </w:r>
          </w:p>
        </w:tc>
        <w:tc>
          <w:tcPr>
            <w:tcW w:type="dxa" w:w="11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sistemas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45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41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42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43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51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98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222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Pessoas atendidas</w:t>
            </w:r>
          </w:p>
        </w:tc>
        <w:tc>
          <w:tcPr>
            <w:tcW w:type="dxa" w:w="11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pessoas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8.820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8.036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8.232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8.428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9.996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98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43.512</w:t>
            </w:r>
          </w:p>
        </w:tc>
      </w:tr>
    </w:tbl>
    <w:p>
      <w:pPr>
        <w:pStyle w:val="Fonte"/>
        <w:keepNext/>
      </w:pPr>
      <w:r>
        <w:t xml:space="preserve">Fonte: Planilha PSH_CUSTO_Consolidada, versão v2408 (PARANÁ, 2026).</w:t>
      </w:r>
    </w:p>
    <w:p>
      <w:pPr>
        <w:pStyle w:val="Fonte"/>
        <w:spacing w:before="0" w:after="240"/>
      </w:pPr>
      <w:r>
        <w:t xml:space="preserve">Nota: Ano 1 = 2027 e Ano 7 = 2033. Pessoas estimadas com 70 domicílios por sistema e 2,8 pessoas por domicílio, conforme o indicador do componente.</w:t>
      </w:r>
    </w:p>
    <w:p>
      <w:r>
        <w:t xml:space="preserve">Os indicadores constam do </w:t>
      </w:r>
      <w:r>
        <w:fldChar w:fldCharType="begin" w:dirty="true"/>
      </w:r>
      <w:r>
        <w:instrText xml:space="preserve"> REF _Ref320007038 \h </w:instrText>
      </w:r>
      <w:r>
        <w:fldChar w:fldCharType="separate"/>
      </w:r>
      <w:r>
        <w:t xml:space="preserve">Quadro 54</w:t>
      </w:r>
      <w:r>
        <w:fldChar w:fldCharType="end"/>
      </w:r>
      <w:r>
        <w:t xml:space="preserve">. A Sanepar informa anualmente à UGP os sistemas implantados, as pessoas atendidas, com desagregação por sexo e para jovens de 15 a 24 anos, e os valores de contrapartida aplicados.</w:t>
      </w:r>
    </w:p>
    <w:p>
      <w:pPr>
        <w:pStyle w:val="Legenda"/>
      </w:pPr>
      <w:commentRangeStart w:id="24"/>
      <w:bookmarkStart w:id="7038" w:name="_Ref320007038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54</w:t>
      </w:r>
      <w:r>
        <w:fldChar w:fldCharType="end"/>
      </w:r>
      <w:bookmarkEnd w:id="7038"/>
      <w:r>
        <w:t xml:space="preserve"> – Indicadores do Programa Sanepar Rural</w:t>
      </w:r>
      <w:commentRangeEnd w:id="24"/>
      <w:r>
        <w:commentReference w:id="24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1"/>
        <w:gridCol w:w="1250"/>
        <w:gridCol w:w="1000"/>
        <w:gridCol w:w="1450"/>
        <w:gridCol w:w="2500"/>
      </w:tblGrid>
      <w:tr>
        <w:trPr>
          <w:tblHeader/>
          <w:cantSplit/>
        </w:trPr>
        <w:tc>
          <w:tcPr>
            <w:tcW w:type="dxa" w:w="2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Indicador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Unidade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Linha de base (2025)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Meta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Frequência e fonte dos dados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Sistemas implantados pelo Programa Sanepar Rural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sistemas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222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Anual; Sanepar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Pessoas atendidas com água gerida de forma segura (parcela do indicador do componente)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pessoas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43.500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Anual; Sanepar, com desagregação por sexo e jovens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Contrapartida aplicada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R$ milhões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67,15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Anual; Sanepar e UGP</w:t>
            </w:r>
          </w:p>
        </w:tc>
      </w:tr>
    </w:tbl>
    <w:p>
      <w:pPr>
        <w:pStyle w:val="Fonte"/>
      </w:pPr>
      <w:r>
        <w:t xml:space="preserve">Fonte: IAT (2026).</w:t>
      </w:r>
    </w:p>
    <w:p>
      <w:r>
        <w:t xml:space="preserve">Os critérios de aceite e as evidências de cada produto constam do </w:t>
      </w:r>
      <w:r>
        <w:fldChar w:fldCharType="begin" w:dirty="true"/>
      </w:r>
      <w:r>
        <w:instrText xml:space="preserve"> REF _Ref320007039 \h </w:instrText>
      </w:r>
      <w:r>
        <w:fldChar w:fldCharType="separate"/>
      </w:r>
      <w:r>
        <w:t xml:space="preserve">Quadro 55</w:t>
      </w:r>
      <w:r>
        <w:fldChar w:fldCharType="end"/>
      </w:r>
      <w:r>
        <w:t xml:space="preserve">. A evidência de conclusão de cada sistema é o relatório técnico aprovado pela Sanepar.</w:t>
      </w:r>
    </w:p>
    <w:p>
      <w:pPr>
        <w:pStyle w:val="Legenda"/>
      </w:pPr>
      <w:bookmarkStart w:id="7039" w:name="_Ref320007039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55</w:t>
      </w:r>
      <w:r>
        <w:fldChar w:fldCharType="end"/>
      </w:r>
      <w:bookmarkEnd w:id="7039"/>
      <w:r>
        <w:t xml:space="preserve"> – Critérios de aceite e evidências do Programa Sanepar Rural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0"/>
        <w:gridCol w:w="3071"/>
        <w:gridCol w:w="2650"/>
        <w:gridCol w:w="1400"/>
      </w:tblGrid>
      <w:tr>
        <w:trPr>
          <w:tblHeader/>
          <w:cantSplit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Produto</w:t>
            </w:r>
          </w:p>
        </w:tc>
        <w:tc>
          <w:tcPr>
            <w:tcW w:type="dxa" w:w="30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Critério de aceite</w:t>
            </w:r>
          </w:p>
        </w:tc>
        <w:tc>
          <w:tcPr>
            <w:tcW w:type="dxa" w:w="2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Evidência de comprovação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Responsável pela validação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Termo de Compromisso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Assinado pela Sanepar e pelo município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Termo assinado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Sanepar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Projeto do sistema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Aprovado conforme as normas da Sanepar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Projeto aprovado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Sanepar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Sistema implantado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Obra concluída e em operação, com água conforme o padrão de potabilidade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Relatório técnico aprovado; laudos de qualidade da água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Sanepar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Associação capacitada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Associação constituída e capacitada em operação e manutenção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Registro da associação; listas de presença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Sanepar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Contrapartida comprovada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Valores aplicados registrados por sistema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Relatório financeiro da Sanepar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UGP</w:t>
            </w:r>
          </w:p>
        </w:tc>
      </w:tr>
    </w:tbl>
    <w:p>
      <w:pPr>
        <w:pStyle w:val="Fonte"/>
      </w:pPr>
      <w:r>
        <w:t xml:space="preserve">Fonte: IAT (2026).</w:t>
      </w:r>
    </w:p>
    <w:p>
      <w:pPr>
        <w:pStyle w:val="ItemAcao"/>
      </w:pPr>
      <w:r>
        <w:t xml:space="preserve">7. Gestão de riscos e impactos ambientais e sociais</w:t>
      </w:r>
    </w:p>
    <w:p>
      <w:r>
        <w:t xml:space="preserve">Os riscos são análogos aos dos sistemas implantados pelo IAT: impactos temporários das obras, segurança dos trabalhadores e da comunidade, uso das áreas das estruturas, qualidade da água e participação das comunidades. Por integrar o Programa, a ação observa os instrumentos do Caderno AS (</w:t>
      </w:r>
      <w:r>
        <w:fldChar w:fldCharType="begin" w:dirty="true"/>
      </w:r>
      <w:r>
        <w:instrText xml:space="preserve"> REF _Ref320007040 \h </w:instrText>
      </w:r>
      <w:r>
        <w:fldChar w:fldCharType="separate"/>
      </w:r>
      <w:r>
        <w:t xml:space="preserve">Quadro 56</w:t>
      </w:r>
      <w:r>
        <w:fldChar w:fldCharType="end"/>
      </w:r>
      <w:r>
        <w:t xml:space="preserve">).</w:t>
      </w:r>
    </w:p>
    <w:p>
      <w:pPr>
        <w:pStyle w:val="Legenda"/>
      </w:pPr>
      <w:commentRangeStart w:id="25"/>
      <w:bookmarkStart w:id="7040" w:name="_Ref320007040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56</w:t>
      </w:r>
      <w:r>
        <w:fldChar w:fldCharType="end"/>
      </w:r>
      <w:bookmarkEnd w:id="7040"/>
      <w:r>
        <w:t xml:space="preserve"> – Aplicação das Normas Ambientais e Sociais ao Programa Sanepar Rural</w:t>
      </w:r>
      <w:commentRangeEnd w:id="25"/>
      <w:r>
        <w:commentReference w:id="25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71"/>
        <w:gridCol w:w="4000"/>
      </w:tblGrid>
      <w:tr>
        <w:trPr>
          <w:tblHeader/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NAS</w:t>
            </w:r>
          </w:p>
        </w:tc>
        <w:tc>
          <w:tcPr>
            <w:tcW w:type="dxa" w:w="33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Aplicação à ação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Medidas e instrumentos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1 – Avaliação e gestão de riscos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Obras em cada comunidade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Triagem socioambiental; licenças, quando exigidas; procedimentos ambientais da Sanepar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2 – Condições de trabalho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Trabalhadores das obras municipais e da Sanepar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Uso de EPI e protocolos de saúde e segurança do trabalho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3 – Eficiência de recursos e prevenção da poluição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Captação de água e resíduos de obra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Outorga; controle de perdas; destinação adequada dos resíduos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4 – Saúde e segurança da comunidade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Valas, trânsito de máquinas e qualidade da água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Sinalização das obras; monitoramento da qualidade da água pela Sanepar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5 – Aquisição de terras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Áreas para captação e reservação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Verificação da titularidade e anuência; ausência de reassentamento involuntário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10 – Engajamento das partes interessadas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Comunidades e associações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Mobilização e organização comunitária; canal de atendimento da Sanepar e Mecanismo de Queixas e Reclamações do Programa</w:t>
            </w:r>
          </w:p>
        </w:tc>
      </w:tr>
    </w:tbl>
    <w:p>
      <w:pPr>
        <w:pStyle w:val="Fonte"/>
        <w:keepNext/>
      </w:pPr>
      <w:r>
        <w:t xml:space="preserve">Fonte: IAT (2026), com base nos instrumentos do Caderno AS.</w:t>
      </w:r>
    </w:p>
    <w:p>
      <w:pPr>
        <w:pStyle w:val="Fonte"/>
        <w:spacing w:before="0" w:after="240"/>
      </w:pPr>
      <w:r>
        <w:t xml:space="preserve">Nota: as NAS 6, 7 e 8 são verificadas na triagem de cada sistema.</w:t>
      </w:r>
    </w:p>
    <w:p>
      <w:pPr>
        <w:pStyle w:val="ItemAcao"/>
      </w:pPr>
      <w:r>
        <w:t xml:space="preserve">8. Cronograma</w:t>
      </w:r>
    </w:p>
    <w:p>
      <w:r>
        <w:t xml:space="preserve">A ação ocorre de 2027 a 2031 (</w:t>
      </w:r>
      <w:r>
        <w:fldChar w:fldCharType="begin" w:dirty="true"/>
      </w:r>
      <w:r>
        <w:instrText xml:space="preserve"> REF _Ref320007041 \h </w:instrText>
      </w:r>
      <w:r>
        <w:fldChar w:fldCharType="separate"/>
      </w:r>
      <w:r>
        <w:t xml:space="preserve">Figura 21</w:t>
      </w:r>
      <w:r>
        <w:fldChar w:fldCharType="end"/>
      </w:r>
      <w:r>
        <w:t xml:space="preserve">): 45 sistemas em 2027, 41 em 2028, 42 em 2029, 43 em 2030 e 51 em 2031. Os estudos, os termos e os projetos de cada ano antecedem as obras do ano seguinte, e o suporte pós-obra prossegue como atividade de rotina da Sanepar após 2031.</w:t>
      </w:r>
    </w:p>
    <w:p>
      <w:pPr>
        <w:pStyle w:val="Legenda"/>
      </w:pPr>
      <w:bookmarkStart w:id="7041" w:name="_Ref320007041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21</w:t>
      </w:r>
      <w:r>
        <w:fldChar w:fldCharType="end"/>
      </w:r>
      <w:bookmarkEnd w:id="7041"/>
      <w:r>
        <w:t xml:space="preserve"> – Cronograma das etapas e das entregas do Programa Sanepar Rural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628960" cy="2635920"/>
            <wp:effectExtent l="0" t="0" r="0" b="0"/>
            <wp:docPr id="520" name="Figura 520" descr="Cronograma anual de 2027 a 2033 com as etapas e as quantidades a entregar do Programa Sanepar Rur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c3_g-crono-3224.png" descr="Cronograma anual de 2027 a 2033 com as etapas e as quantidades a entregar do Programa Sanepar Rural.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5628960" cy="263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(2026), com quantidades da planilha PSH_CUSTO_Consolidada (PARANÁ, 2026).</w:t>
      </w:r>
    </w:p>
    <w:p>
      <w:pPr>
        <w:pStyle w:val="ItemAcao"/>
      </w:pPr>
      <w:r>
        <w:t xml:space="preserve">9. Interfaces e dependências</w:t>
      </w:r>
    </w:p>
    <w:p>
      <w:r>
        <w:t xml:space="preserve">A ação recebe dos modelos de gestão o arranjo aplicável às associações de moradores e da política estadual de saneamento rural as diretrizes setoriais. Fornece à UGP o número de pessoas atendidas e a comprovação da contrapartida e alimenta o indicador de pessoas atendidas com água gerida de forma segura (</w:t>
      </w:r>
      <w:r>
        <w:fldChar w:fldCharType="begin" w:dirty="true"/>
      </w:r>
      <w:r>
        <w:instrText xml:space="preserve"> REF _Ref320007042 \h </w:instrText>
      </w:r>
      <w:r>
        <w:fldChar w:fldCharType="separate"/>
      </w:r>
      <w:r>
        <w:t xml:space="preserve">Figura 22</w:t>
      </w:r>
      <w:r>
        <w:fldChar w:fldCharType="end"/>
      </w:r>
      <w:r>
        <w:t xml:space="preserve">).</w:t>
      </w:r>
    </w:p>
    <w:p>
      <w:pPr>
        <w:pStyle w:val="Legenda"/>
      </w:pPr>
      <w:bookmarkStart w:id="7042" w:name="_Ref320007042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22</w:t>
      </w:r>
      <w:r>
        <w:fldChar w:fldCharType="end"/>
      </w:r>
      <w:bookmarkEnd w:id="7042"/>
      <w:r>
        <w:t xml:space="preserve"> – Interfaces e dependências do Programa Sanepar Rural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507640" cy="1743119"/>
            <wp:effectExtent l="0" t="0" r="0" b="0"/>
            <wp:docPr id="521" name="Figura 521" descr="Diagrama das interfaces do Programa Sanepar Rural: insumos recebidos de outras partes do Programa e produtos entregues a el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c3_g-interf-3224.png" descr="Diagrama das interfaces do Programa Sanepar Rural: insumos recebidos de outras partes do Programa e produtos entregues a elas.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5507640" cy="174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(2026).</w:t>
      </w:r>
    </w:p>
    <w:p>
      <w:pPr>
        <w:pStyle w:val="ItemAcao"/>
      </w:pPr>
      <w:r>
        <w:t xml:space="preserve">10. Documentos complementares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Manual do Programa Sanepar Rural (SANEPAR, [s.d.]);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Contratos de Concessão e de Programa entre a Sanepar e os municípios;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Modelo do Termo de Compromisso e Responsabilidade;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Regulamento de Licitações e Contratos da Sanepar;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Portaria GM/MS nº 888/2021 (padrão de potabilidade);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Caderno AS.</w:t>
      </w:r>
    </w:p>
    <w:p>
      <w:pPr>
        <w:pStyle w:val="TituloAcao"/>
      </w:pPr>
      <w:r>
        <w:t xml:space="preserve">Ação 3.2.2.5 – Esgotamento sanitário nas comunidades atendidas com água</w:t>
      </w:r>
    </w:p>
    <w:p>
      <w:pPr>
        <w:pStyle w:val="ItemAcao"/>
      </w:pPr>
      <w:r>
        <w:t xml:space="preserve">1. Contextualização</w:t>
      </w:r>
    </w:p>
    <w:p>
      <w:r>
        <w:t xml:space="preserve">A ação implanta soluções individuais de esgotamento sanitário em 4.067 domicílios das comunidades atendidas pelos sistemas coletivos de abastecimento de água do IAT, entre 2028 e 2033. Trata-se de sistemas descentralizados, implantados em cada domicílio, que coletam, tratam e promovem a disposição final ou o reúso do esgoto próximo ao ponto de geração, solução adequada à baixa densidade de ocupação do meio rural (IAT, 2026a).</w:t>
      </w:r>
    </w:p>
    <w:p>
      <w:r>
        <w:t xml:space="preserve">No meio rural do Paraná, apenas 1,46% dos moradores declaram ligação à rede geral ou pluvial, segundo o Censo 2022, e o Sistema Nacional de Informações em Saneamento Básico (Sinisa) indica que cerca de 3,9% da população rural é atendida por rede coletora (IAT, 2026a). O esgoto lançado sem tratamento no solo e nos corpos hídricos aporta matéria orgânica, nutrientes e microrganismos patogênicos aos mananciais superficiais e subterrâneos utilizados para abastecimento. Como a ampliação do abastecimento de água eleva o volume de esgoto gerado, as soluções de esgotamento sanitário acompanham a implantação dos sistemas de abastecimento, de modo a evitar a contaminação da própria fonte de abastecimento da comunidade.</w:t>
      </w:r>
    </w:p>
    <w:p>
      <w:r>
        <w:t xml:space="preserve">As soluções observam a ABNT NBR 17076:2024, que substituiu as normas ABNT NBR 7229:1993 e NBR 13969:1997 e estabelece alternativas de tratamento local para vazões de até 12.000 L/dia e carga orgânica de até 3,80 kg de demanda bioquímica de oxigênio (DBO) por dia (ABNT, 2024). O desempenho dessas soluções depende da simplicidade de construção e de operação, uma vez que mesmo tecnologias adequadas apresentam falhas quando mal executadas ou mal operadas. Por esse motivo, a seleção privilegia soluções de baixa complexidade, compatíveis com as condições de cada domicílio (TONETTI et al., 2018), e contempla o manejo e a destinação adequada do lodo.</w:t>
      </w:r>
    </w:p>
    <w:p>
      <w:r>
        <w:t xml:space="preserve">A </w:t>
      </w:r>
      <w:r>
        <w:fldChar w:fldCharType="begin" w:dirty="true"/>
      </w:r>
      <w:r>
        <w:instrText xml:space="preserve"> REF _Ref320007043 \h </w:instrText>
      </w:r>
      <w:r>
        <w:fldChar w:fldCharType="separate"/>
      </w:r>
      <w:r>
        <w:t xml:space="preserve">Figura 23</w:t>
      </w:r>
      <w:r>
        <w:fldChar w:fldCharType="end"/>
      </w:r>
      <w:r>
        <w:t xml:space="preserve"> apresenta um exemplo de arranjo.</w:t>
      </w:r>
    </w:p>
    <w:p>
      <w:pPr>
        <w:pStyle w:val="Legenda"/>
      </w:pPr>
      <w:bookmarkStart w:id="7043" w:name="_Ref320007043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23</w:t>
      </w:r>
      <w:r>
        <w:fldChar w:fldCharType="end"/>
      </w:r>
      <w:bookmarkEnd w:id="7043"/>
      <w:r>
        <w:t xml:space="preserve"> – Exemplo de solução individual de esgotamento sanitário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681880" cy="2844720"/>
            <wp:effectExtent l="0" t="0" r="0" b="0"/>
            <wp:docPr id="522" name="Figura 522" descr="Esquema em corte com domicílio, caixa de inspeção, tanque séptico, filtro anaeróbio e vala de infiltr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c3_f-esquema-esgoto.png" descr="Esquema em corte com domicílio, caixa de inspeção, tanque séptico, filtro anaeróbio e vala de infiltração.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5681880" cy="28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(2026), com base em ABNT (2024) e Tonetti et al. (2018). Esquema ilustrativo, sem escala.</w:t>
      </w:r>
    </w:p>
    <w:p>
      <w:r>
        <w:t xml:space="preserve">A ação contribui para o indicador de pessoas atendidas com, pelo menos, esgotamento sanitário, com cerca de 11,4 mil das 17.800 pessoas previstas; as demais decorrem do esgotamento sanitário em mananciais.</w:t>
      </w:r>
    </w:p>
    <w:p>
      <w:r>
        <w:rPr>
          <w:b/>
          <w:bCs/>
        </w:rPr>
        <w:t xml:space="preserve">Inclui:</w:t>
      </w:r>
      <w:r>
        <w:t xml:space="preserve"> a contratação das soluções e das obras civis; o projeto individual de cada domicílio; a instalação conforme a ABNT NBR 17076:2024; a verificação técnica; a orientação do proprietário quanto ao uso e à manutenção; a medição, a comprovação e o pagamento; e a substituição de soluções inadequadas.</w:t>
      </w:r>
    </w:p>
    <w:p>
      <w:commentRangeStart w:id="26"/>
      <w:r>
        <w:rPr>
          <w:b/>
          <w:bCs/>
        </w:rPr>
        <w:t xml:space="preserve">Não inclui:</w:t>
      </w:r>
      <w:r>
        <w:t xml:space="preserve"> redes coletoras nem intervenções no interior das moradias. A manutenção após a entrega, inclusive a limpeza periódica, cabe ao proprietário, conforme a orientação recebida.</w:t>
      </w:r>
      <w:commentRangeEnd w:id="26"/>
      <w:r>
        <w:commentReference w:id="26"/>
      </w:r>
    </w:p>
    <w:p>
      <w:r>
        <w:rPr>
          <w:b/>
          <w:bCs/>
        </w:rPr>
        <w:t xml:space="preserve">Valor previsto:</w:t>
      </w:r>
      <w:r>
        <w:t xml:space="preserve"> R$ 32,54 milhões (empréstimo BIRD: R$ 32,54 milhões; contrapartida: R$ 0,00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r>
        <w:t xml:space="preserve">A ação abrange as 83 comunidades atendidas pelos sistemas coletivos de abastecimento de água (</w:t>
      </w:r>
      <w:r>
        <w:fldChar w:fldCharType="begin" w:dirty="true"/>
      </w:r>
      <w:r>
        <w:instrText xml:space="preserve"> REF _Ref320007003 \h </w:instrText>
      </w:r>
      <w:r>
        <w:fldChar w:fldCharType="separate"/>
      </w:r>
      <w:r>
        <w:t xml:space="preserve">Figura 4</w:t>
      </w:r>
      <w:r>
        <w:fldChar w:fldCharType="end"/>
      </w:r>
      <w:r>
        <w:t xml:space="preserve">). O número de domicílios foi estimado com os dados do Censo 2022 por setor censitário e do CNEFE: dos 5.810 domicílios dessas comunidades, 4.067 (70%) não dispõem de esgotamento sanitário adequado (IAT, 2026a). Os domicílios atendidos são confirmados individualmente pelo diagnóstico do trabalho técnico-social.</w:t>
      </w:r>
    </w:p>
    <w:p>
      <w:pPr>
        <w:pStyle w:val="ItemAcao"/>
      </w:pPr>
      <w:r>
        <w:t xml:space="preserve">3. Arranjo institucional e partes interessadas</w:t>
      </w:r>
    </w:p>
    <w:p>
      <w:r>
        <w:t xml:space="preserve">O IAT, por meio da DISAR, contrata a empresa, fiscaliza a instalação, valida as medições e efetua o pagamento. A empresa contratada elabora o projeto de cada domicílio e executa a instalação, e o proprietário autoriza a intervenção, acompanha a obra e confirma a execução. A supervisora das obras apoia a fiscalização, e a UGP acompanha a execução.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</w:rPr>
        <w:t xml:space="preserve">Intervenientes:</w:t>
      </w:r>
      <w:r>
        <w:t xml:space="preserve"> empresa contratada; empresa supervisora das obras; prefeituras, no apoio à articulação local;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</w:rPr>
        <w:t xml:space="preserve">Público envolvido:</w:t>
      </w:r>
      <w:r>
        <w:t xml:space="preserve"> proprietários e moradores dos domicílios atendidos.</w:t>
      </w:r>
    </w:p>
    <w:p>
      <w:r>
        <w:t xml:space="preserve">Os beneficiários diretos são os moradores dos 4.067 domicílios sem esgotamento sanitário adequado, cerca de 11,4 mil pessoas. Os beneficiários indiretos são os demais moradores das comunidades e das bacias, em razão da redução da carga de esgoto lançada no solo e nos corpos hídricos.</w:t>
      </w:r>
    </w:p>
    <w:p>
      <w:pPr>
        <w:pStyle w:val="ItemAcao"/>
      </w:pPr>
      <w:r>
        <w:t xml:space="preserve">4. Processo de execução operacional</w:t>
      </w:r>
    </w:p>
    <w:p>
      <w:r>
        <w:t xml:space="preserve">A partir do diagnóstico de cada domicílio, a ação compreende sete etapas (</w:t>
      </w:r>
      <w:r>
        <w:fldChar w:fldCharType="begin" w:dirty="true"/>
      </w:r>
      <w:r>
        <w:instrText xml:space="preserve"> REF _Ref320007044 \h </w:instrText>
      </w:r>
      <w:r>
        <w:fldChar w:fldCharType="separate"/>
      </w:r>
      <w:r>
        <w:t xml:space="preserve">Figura 24</w:t>
      </w:r>
      <w:r>
        <w:fldChar w:fldCharType="end"/>
      </w:r>
      <w:r>
        <w:t xml:space="preserve">). O proprietário participa em dois momentos: autoriza a intervenção na Etapa 1 e confirma a execução na Etapa 6. A evidência de conclusão de cada lote é o relatório técnico aprovado, acompanhado do comprovante de pagamento.</w:t>
      </w:r>
    </w:p>
    <w:p>
      <w:pPr>
        <w:pStyle w:val="Legenda"/>
      </w:pPr>
      <w:bookmarkStart w:id="7044" w:name="_Ref320007044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24</w:t>
      </w:r>
      <w:r>
        <w:fldChar w:fldCharType="end"/>
      </w:r>
      <w:bookmarkEnd w:id="7044"/>
      <w:r>
        <w:t xml:space="preserve"> – Fluxograma do esgotamento sanitário nas comunidades: entradas, etapas por responsável e saídas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746320" cy="4166999"/>
            <wp:effectExtent l="0" t="0" r="0" b="0"/>
            <wp:docPr id="523" name="Figura 523" descr="Fluxograma em raias do esgotamento sanitário nas comunidades, com uma raia por instituição, as etapas numeradas na raia do executor, as entradas no topo e as saídas na b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c3_g-raias-3225.png" descr="Fluxograma em raias do esgotamento sanitário nas comunidades, com uma raia por instituição, as etapas numeradas na raia do executor, as entradas no topo e as saídas na base.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5746320" cy="416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(2026).</w:t>
      </w:r>
    </w:p>
    <w:p>
      <w:pPr>
        <w:pStyle w:val="EtapaAcao"/>
      </w:pPr>
      <w:r>
        <w:t xml:space="preserve">4.1 Etapa 1: Identificação dos domicílios</w:t>
      </w:r>
    </w:p>
    <w:p>
      <w:r>
        <w:rPr>
          <w:b/>
          <w:bCs/>
        </w:rPr>
        <w:t xml:space="preserve">Atividades:</w:t>
      </w:r>
      <w:r>
        <w:t xml:space="preserve"> seleção, com base no diagnóstico do trabalho técnico-social, dos domicílios sem esgotamento sanitário adequado; confirmação da adesão e da autorização do proprietário para a intervenção.</w:t>
      </w:r>
    </w:p>
    <w:p>
      <w:r>
        <w:rPr>
          <w:b/>
          <w:bCs/>
        </w:rPr>
        <w:t xml:space="preserve">Entradas:</w:t>
      </w:r>
      <w:r>
        <w:t xml:space="preserve"> diagnóstico domiciliar e termos de adesão (trabalho técnico-social).</w:t>
      </w:r>
    </w:p>
    <w:p>
      <w:r>
        <w:rPr>
          <w:b/>
          <w:bCs/>
        </w:rPr>
        <w:t xml:space="preserve">Responsáveis:</w:t>
      </w:r>
      <w:r>
        <w:t xml:space="preserve"> IAT (executa e aprova); proprietários (consultados).</w:t>
      </w:r>
    </w:p>
    <w:p>
      <w:r>
        <w:rPr>
          <w:b/>
          <w:bCs/>
        </w:rPr>
        <w:t xml:space="preserve">Produto:</w:t>
      </w:r>
      <w:r>
        <w:t xml:space="preserve"> lista de domicílios por comunidade.</w:t>
      </w:r>
    </w:p>
    <w:p>
      <w:pPr>
        <w:pStyle w:val="EtapaAcao"/>
      </w:pPr>
      <w:r>
        <w:t xml:space="preserve">4.2 Etapa 2: Contratação das soluções e das obras</w:t>
      </w:r>
    </w:p>
    <w:p>
      <w:r>
        <w:rPr>
          <w:b/>
          <w:bCs/>
        </w:rPr>
        <w:t xml:space="preserve">Atividades:</w:t>
      </w:r>
      <w:r>
        <w:t xml:space="preserve"> elaboração e aprovação do Termo de Referência das soluções descentralizadas e das obras civis de instalação; publicação do edital; licitação; contratação das empresas.</w:t>
      </w:r>
    </w:p>
    <w:p>
      <w:r>
        <w:rPr>
          <w:b/>
          <w:bCs/>
        </w:rPr>
        <w:t xml:space="preserve">Entradas:</w:t>
      </w:r>
      <w:r>
        <w:t xml:space="preserve"> lista de domicílios; especificações conforme a ABNT NBR 17076:2024.</w:t>
      </w:r>
    </w:p>
    <w:p>
      <w:r>
        <w:rPr>
          <w:b/>
          <w:bCs/>
        </w:rPr>
        <w:t xml:space="preserve">Responsáveis:</w:t>
      </w:r>
      <w:r>
        <w:t xml:space="preserve"> IAT (executa e aprova); UGP e Banco Mundial (consultados, quando houver revisão prévia).</w:t>
      </w:r>
    </w:p>
    <w:p>
      <w:r>
        <w:rPr>
          <w:b/>
          <w:bCs/>
        </w:rPr>
        <w:t xml:space="preserve">Produto:</w:t>
      </w:r>
      <w:r>
        <w:t xml:space="preserve"> contrato assinado.</w:t>
      </w:r>
    </w:p>
    <w:p>
      <w:pPr>
        <w:pStyle w:val="EtapaAcao"/>
      </w:pPr>
      <w:r>
        <w:t xml:space="preserve">4.3 Etapa 3: Projeto individual por domicílio</w:t>
      </w:r>
    </w:p>
    <w:p>
      <w:r>
        <w:rPr>
          <w:b/>
          <w:bCs/>
        </w:rPr>
        <w:t xml:space="preserve">Atividades:</w:t>
      </w:r>
      <w:r>
        <w:t xml:space="preserve"> elaboração, pela empresa contratada, do projeto de cada domicílio, considerada a topografia do terreno, o número de moradores, a capacidade de infiltração do solo e a solução de tratamento adequada, inclusive o manejo do lodo.</w:t>
      </w:r>
    </w:p>
    <w:p>
      <w:r>
        <w:rPr>
          <w:b/>
          <w:bCs/>
        </w:rPr>
        <w:t xml:space="preserve">Entradas:</w:t>
      </w:r>
      <w:r>
        <w:t xml:space="preserve"> contrato; dados do diagnóstico domiciliar.</w:t>
      </w:r>
    </w:p>
    <w:p>
      <w:r>
        <w:rPr>
          <w:b/>
          <w:bCs/>
        </w:rPr>
        <w:t xml:space="preserve">Responsáveis:</w:t>
      </w:r>
      <w:r>
        <w:t xml:space="preserve"> empresa contratada (executa); IAT (aprova); proprietário (consultado).</w:t>
      </w:r>
    </w:p>
    <w:p>
      <w:r>
        <w:rPr>
          <w:b/>
          <w:bCs/>
        </w:rPr>
        <w:t xml:space="preserve">Produto:</w:t>
      </w:r>
      <w:r>
        <w:t xml:space="preserve"> projeto aprovado.</w:t>
      </w:r>
    </w:p>
    <w:p>
      <w:pPr>
        <w:pStyle w:val="EtapaAcao"/>
      </w:pPr>
      <w:r>
        <w:t xml:space="preserve">4.4 Etapa 4: Instalação e verificação técnica</w:t>
      </w:r>
    </w:p>
    <w:p>
      <w:r>
        <w:rPr>
          <w:b/>
          <w:bCs/>
        </w:rPr>
        <w:t xml:space="preserve">Atividades:</w:t>
      </w:r>
      <w:r>
        <w:t xml:space="preserve"> execução das obras civis e instalação dos dispositivos; verificação técnica do funcionamento, da estanqueidade e da garantia. O sistema que atende aos requisitos é validado; o que não atende é corrigido pela empresa e submetido a nova verificação (</w:t>
      </w:r>
      <w:r>
        <w:fldChar w:fldCharType="begin" w:dirty="true"/>
      </w:r>
      <w:r>
        <w:instrText xml:space="preserve"> REF _Ref320007045 \h </w:instrText>
      </w:r>
      <w:r>
        <w:fldChar w:fldCharType="separate"/>
      </w:r>
      <w:r>
        <w:t xml:space="preserve">Figura 25</w:t>
      </w:r>
      <w:r>
        <w:fldChar w:fldCharType="end"/>
      </w:r>
      <w:r>
        <w:t xml:space="preserve">).</w:t>
      </w:r>
    </w:p>
    <w:p>
      <w:pPr>
        <w:pStyle w:val="Legenda"/>
      </w:pPr>
      <w:bookmarkStart w:id="7045" w:name="_Ref320007045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25</w:t>
      </w:r>
      <w:r>
        <w:fldChar w:fldCharType="end"/>
      </w:r>
      <w:bookmarkEnd w:id="7045"/>
      <w:r>
        <w:t xml:space="preserve"> – Projeto, instalação e verificação técnica das soluções individuais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746320" cy="2398320"/>
            <wp:effectExtent l="0" t="0" r="0" b="0"/>
            <wp:docPr id="524" name="Figura 524" descr="Fluxograma em raias da empresa contratada, do IAT e da supervisora, do projeto individual à validação do sistema, com a decisão técnica e as correçõ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c3_f-instalacao.png" descr="Fluxograma em raias da empresa contratada, do IAT e da supervisora, do projeto individual à validação do sistema, com a decisão técnica e as correções.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5746320" cy="23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(2026), com base em IAT (2026b).</w:t>
      </w:r>
    </w:p>
    <w:p>
      <w:r>
        <w:rPr>
          <w:b/>
          <w:bCs/>
        </w:rPr>
        <w:t xml:space="preserve">Entradas:</w:t>
      </w:r>
      <w:r>
        <w:t xml:space="preserve"> projeto aprovado; autorização do proprietário.</w:t>
      </w:r>
    </w:p>
    <w:p>
      <w:r>
        <w:rPr>
          <w:b/>
          <w:bCs/>
        </w:rPr>
        <w:t xml:space="preserve">Responsáveis:</w:t>
      </w:r>
      <w:r>
        <w:t xml:space="preserve"> empresa contratada (executa); supervisora (acompanha); IAT (aprova).</w:t>
      </w:r>
    </w:p>
    <w:p>
      <w:r>
        <w:rPr>
          <w:b/>
          <w:bCs/>
        </w:rPr>
        <w:t xml:space="preserve">Produto:</w:t>
      </w:r>
      <w:r>
        <w:t xml:space="preserve"> sistema verificado e validado.</w:t>
      </w:r>
    </w:p>
    <w:p>
      <w:pPr>
        <w:pStyle w:val="EtapaAcao"/>
      </w:pPr>
      <w:r>
        <w:t xml:space="preserve">4.5 Etapa 5: Orientação do proprietário</w:t>
      </w:r>
    </w:p>
    <w:p>
      <w:r>
        <w:rPr>
          <w:b/>
          <w:bCs/>
        </w:rPr>
        <w:t xml:space="preserve">Atividades:</w:t>
      </w:r>
      <w:r>
        <w:t xml:space="preserve"> orientação do proprietário, durante a instalação, quanto ao funcionamento do sistema, ao uso adequado, à manutenção preventiva, à limpeza periódica e ao registro da manutenção.</w:t>
      </w:r>
    </w:p>
    <w:p>
      <w:r>
        <w:rPr>
          <w:b/>
          <w:bCs/>
        </w:rPr>
        <w:t xml:space="preserve">Entradas:</w:t>
      </w:r>
      <w:r>
        <w:t xml:space="preserve"> sistema em instalação; material de orientação aprovado pelo IAT.</w:t>
      </w:r>
    </w:p>
    <w:p>
      <w:r>
        <w:rPr>
          <w:b/>
          <w:bCs/>
        </w:rPr>
        <w:t xml:space="preserve">Responsáveis:</w:t>
      </w:r>
      <w:r>
        <w:t xml:space="preserve"> empresa contratada (executa); IAT (aprova o material); proprietário (participa).</w:t>
      </w:r>
    </w:p>
    <w:p>
      <w:r>
        <w:rPr>
          <w:b/>
          <w:bCs/>
        </w:rPr>
        <w:t xml:space="preserve">Produto:</w:t>
      </w:r>
      <w:r>
        <w:t xml:space="preserve"> proprietário orientado, com registro de presença.</w:t>
      </w:r>
    </w:p>
    <w:p>
      <w:pPr>
        <w:pStyle w:val="EtapaAcao"/>
      </w:pPr>
      <w:r>
        <w:t xml:space="preserve">4.6 Etapa 6: Medição, comprovação e pagamento</w:t>
      </w:r>
    </w:p>
    <w:p>
      <w:r>
        <w:rPr>
          <w:b/>
          <w:bCs/>
        </w:rPr>
        <w:t xml:space="preserve">Atividades:</w:t>
      </w:r>
      <w:r>
        <w:t xml:space="preserve"> como as soluções são implantadas domicílio a domicílio, o pagamento depende de cadeia de comprovação (</w:t>
      </w:r>
      <w:r>
        <w:fldChar w:fldCharType="begin" w:dirty="true"/>
      </w:r>
      <w:r>
        <w:instrText xml:space="preserve"> REF _Ref320007046 \h </w:instrText>
      </w:r>
      <w:r>
        <w:fldChar w:fldCharType="separate"/>
      </w:r>
      <w:r>
        <w:t xml:space="preserve">Figura 26</w:t>
      </w:r>
      <w:r>
        <w:fldChar w:fldCharType="end"/>
      </w:r>
      <w:r>
        <w:t xml:space="preserve">). A empresa registra as intervenções em relatórios de medição e reúne as evidências; o proprietário assina o registro de confirmação da execução; o IAT realiza a auditoria documental e as verificações </w:t>
      </w:r>
      <w:r>
        <w:rPr>
          <w:i/>
          <w:iCs/>
        </w:rPr>
        <w:t xml:space="preserve">in loco</w:t>
      </w:r>
      <w:r>
        <w:t xml:space="preserve">; a empresa consolida o relatório de medição final; e o IAT avalia, por amostragem, a qualidade das unidades antes da ordenação da despesa e do pagamento.</w:t>
      </w:r>
    </w:p>
    <w:p>
      <w:pPr>
        <w:pStyle w:val="Legenda"/>
      </w:pPr>
      <w:bookmarkStart w:id="7046" w:name="_Ref320007046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26</w:t>
      </w:r>
      <w:r>
        <w:fldChar w:fldCharType="end"/>
      </w:r>
      <w:bookmarkEnd w:id="7046"/>
      <w:r>
        <w:t xml:space="preserve"> – Medição, comprovação, verificação e pagamento, por responsável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746320" cy="2398320"/>
            <wp:effectExtent l="0" t="0" r="0" b="0"/>
            <wp:docPr id="525" name="Figura 525" descr="Fluxograma em raias da empresa contratada, do proprietário e do IAT, da medição à amostragem e ao pagamento do lo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c3_f-medicao.png" descr="Fluxograma em raias da empresa contratada, do proprietário e do IAT, da medição à amostragem e ao pagamento do lote.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5746320" cy="23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(2026), com base em IAT (2026b).</w:t>
      </w:r>
    </w:p>
    <w:p>
      <w:r>
        <w:rPr>
          <w:b/>
          <w:bCs/>
        </w:rPr>
        <w:t xml:space="preserve">Entradas:</w:t>
      </w:r>
      <w:r>
        <w:t xml:space="preserve"> sistemas validados; assinaturas dos proprietários.</w:t>
      </w:r>
    </w:p>
    <w:p>
      <w:r>
        <w:rPr>
          <w:b/>
          <w:bCs/>
        </w:rPr>
        <w:t xml:space="preserve">Responsáveis:</w:t>
      </w:r>
      <w:r>
        <w:t xml:space="preserve"> empresa contratada (executa); proprietário (confirma); IAT (verifica, aprova e efetua o pagamento).</w:t>
      </w:r>
    </w:p>
    <w:p>
      <w:commentRangeStart w:id="27"/>
      <w:r>
        <w:rPr>
          <w:b/>
          <w:bCs/>
        </w:rPr>
        <w:t xml:space="preserve">Produto:</w:t>
      </w:r>
      <w:r>
        <w:t xml:space="preserve"> relatório técnico aprovado e comprovante de pagamento, por lote.</w:t>
      </w:r>
      <w:commentRangeEnd w:id="27"/>
      <w:r>
        <w:commentReference w:id="27"/>
      </w:r>
    </w:p>
    <w:p>
      <w:pPr>
        <w:pStyle w:val="EtapaAcao"/>
      </w:pPr>
      <w:r>
        <w:t xml:space="preserve">4.7 Etapa 7: Encerramento</w:t>
      </w:r>
    </w:p>
    <w:p>
      <w:r>
        <w:rPr>
          <w:b/>
          <w:bCs/>
        </w:rPr>
        <w:t xml:space="preserve">Atividades:</w:t>
      </w:r>
      <w:r>
        <w:t xml:space="preserve"> encerramento formal de cada lote e do contrato; consolidação dos resultados para o indicador do componente.</w:t>
      </w:r>
    </w:p>
    <w:p>
      <w:r>
        <w:rPr>
          <w:b/>
          <w:bCs/>
        </w:rPr>
        <w:t xml:space="preserve">Entradas:</w:t>
      </w:r>
      <w:r>
        <w:t xml:space="preserve"> relatórios aprovados e pagamentos realizados.</w:t>
      </w:r>
    </w:p>
    <w:p>
      <w:r>
        <w:rPr>
          <w:b/>
          <w:bCs/>
        </w:rPr>
        <w:t xml:space="preserve">Responsáveis:</w:t>
      </w:r>
      <w:r>
        <w:t xml:space="preserve"> IAT (executa); UGP (valida).</w:t>
      </w:r>
    </w:p>
    <w:p>
      <w:r>
        <w:rPr>
          <w:b/>
          <w:bCs/>
        </w:rPr>
        <w:t xml:space="preserve">Produto:</w:t>
      </w:r>
      <w:r>
        <w:t xml:space="preserve"> lote encerrado.</w:t>
      </w:r>
    </w:p>
    <w:p>
      <w:pPr>
        <w:pStyle w:val="EtapaAcao"/>
      </w:pPr>
      <w:r>
        <w:t xml:space="preserve">4.8 Modalidade de execução</w:t>
      </w:r>
    </w:p>
    <w:p>
      <w:commentRangeStart w:id="28"/>
      <w:r>
        <w:t xml:space="preserve">O item de custo é o sistema individual de tratamento de efluentes: 4.067 domicílios a R$ 8.000,00, no total de R$ 32,54 milhões, com recursos do empréstimo do BIRD. A execução ocorre mediante licitação de obras, com o projeto e a instalação no mesmo contrato, conforme o Caderno AQ.</w:t>
      </w:r>
      <w:commentRangeEnd w:id="28"/>
      <w:r>
        <w:commentReference w:id="28"/>
      </w:r>
    </w:p>
    <w:p>
      <w:pPr>
        <w:pStyle w:val="ItemAcao"/>
      </w:pPr>
      <w:r>
        <w:t xml:space="preserve">5. Matriz de responsabilidades</w:t>
      </w:r>
    </w:p>
    <w:p>
      <w:r>
        <w:t xml:space="preserve">O </w:t>
      </w:r>
      <w:r>
        <w:fldChar w:fldCharType="begin" w:dirty="true"/>
      </w:r>
      <w:r>
        <w:instrText xml:space="preserve"> REF _Ref320007047 \h </w:instrText>
      </w:r>
      <w:r>
        <w:fldChar w:fldCharType="separate"/>
      </w:r>
      <w:r>
        <w:t xml:space="preserve">Quadro 57</w:t>
      </w:r>
      <w:r>
        <w:fldChar w:fldCharType="end"/>
      </w:r>
      <w:r>
        <w:t xml:space="preserve"> apresenta o papel de cada parte em cada etapa.</w:t>
      </w:r>
    </w:p>
    <w:p>
      <w:pPr>
        <w:pStyle w:val="Legenda"/>
      </w:pPr>
      <w:bookmarkStart w:id="7047" w:name="_Ref320007047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57</w:t>
      </w:r>
      <w:r>
        <w:fldChar w:fldCharType="end"/>
      </w:r>
      <w:bookmarkEnd w:id="7047"/>
      <w:r>
        <w:t xml:space="preserve"> – Matriz de responsabilidades do esgotamento sanitário nas comunidades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800"/>
        <w:gridCol w:w="800"/>
        <w:gridCol w:w="800"/>
        <w:gridCol w:w="800"/>
        <w:gridCol w:w="800"/>
        <w:gridCol w:w="800"/>
        <w:gridCol w:w="800"/>
        <w:gridCol w:w="1171"/>
      </w:tblGrid>
      <w:tr>
        <w:trPr>
          <w:tblHeader/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Parte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E7</w:t>
            </w:r>
          </w:p>
        </w:tc>
        <w:tc>
          <w:tcPr>
            <w:tcW w:type="dxa" w:w="11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Produto final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  <w:r>
              <w:t xml:space="preserve"> </w:t>
            </w: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  <w:r>
              <w:t xml:space="preserve"> </w:t>
            </w: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Empresa contratada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Supervisora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Proprietários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Prefeituras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UGP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Banco Mundial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</w:tr>
    </w:tbl>
    <w:p>
      <w:pPr>
        <w:pStyle w:val="Fonte"/>
        <w:keepNext/>
      </w:pPr>
      <w:r>
        <w:t xml:space="preserve">Fonte: IAT (2026).</w:t>
      </w:r>
    </w:p>
    <w:p>
      <w:pPr>
        <w:pStyle w:val="Fonte"/>
        <w:spacing w:before="0" w:after="240"/>
      </w:pPr>
      <w:r>
        <w:t xml:space="preserve">Nota: E1 a E7 correspondem às Etapas 1 a 7 do item 4. </w:t>
      </w:r>
      <w:r>
        <w:rPr>
          <w:b/>
          <w:bCs/>
          <w:color w:val="FFFFFF"/>
          <w:bdr w:val="single" w:sz="16" w:space="0" w:color="0A73BA"/>
          <w:shd w:val="clear" w:color="auto" w:fill="0A73BA"/>
        </w:rPr>
        <w:t xml:space="preserve">R</w:t>
      </w:r>
      <w:r>
        <w:t xml:space="preserve"> executa (pode haver mais de um); </w:t>
      </w:r>
      <w:r>
        <w:rPr>
          <w:b/>
          <w:bCs/>
          <w:color w:val="FFFFFF"/>
          <w:bdr w:val="single" w:sz="16" w:space="0" w:color="0B3A5A"/>
          <w:shd w:val="clear" w:color="auto" w:fill="0B3A5A"/>
        </w:rPr>
        <w:t xml:space="preserve">A</w:t>
      </w:r>
      <w:r>
        <w:t xml:space="preserve"> aprova ou valida o produto (um por etapa); </w:t>
      </w:r>
      <w:r>
        <w:rPr>
          <w:b/>
          <w:bCs/>
          <w:color w:val="000000"/>
          <w:bdr w:val="single" w:sz="16" w:space="0" w:color="CCEADB"/>
          <w:shd w:val="clear" w:color="auto" w:fill="CCEADB"/>
        </w:rPr>
        <w:t xml:space="preserve">C</w:t>
      </w:r>
      <w:r>
        <w:t xml:space="preserve"> é consultado previamente; </w:t>
      </w:r>
      <w:r>
        <w:rPr>
          <w:b/>
          <w:bCs/>
          <w:color w:val="000000"/>
          <w:bdr w:val="single" w:sz="16" w:space="0" w:color="E6E6E6"/>
          <w:shd w:val="clear" w:color="auto" w:fill="E6E6E6"/>
        </w:rPr>
        <w:t xml:space="preserve">I</w:t>
      </w:r>
      <w:r>
        <w:t xml:space="preserve"> é informado posteriormente. Produto final: domicílios com solução individual instalada e aprovada.</w:t>
      </w:r>
    </w:p>
    <w:p>
      <w:pPr>
        <w:pStyle w:val="ItemAcao"/>
      </w:pPr>
      <w:r>
        <w:t xml:space="preserve">6. Metas, indicadores e comprovação</w:t>
      </w:r>
    </w:p>
    <w:p>
      <w:r>
        <w:t xml:space="preserve">O </w:t>
      </w:r>
      <w:r>
        <w:fldChar w:fldCharType="begin" w:dirty="true"/>
      </w:r>
      <w:r>
        <w:instrText xml:space="preserve"> REF _Ref320007048 \h </w:instrText>
      </w:r>
      <w:r>
        <w:fldChar w:fldCharType="separate"/>
      </w:r>
      <w:r>
        <w:t xml:space="preserve">Quadro 58</w:t>
      </w:r>
      <w:r>
        <w:fldChar w:fldCharType="end"/>
      </w:r>
      <w:r>
        <w:t xml:space="preserve"> distribui os 4.067 domicílios ao longo do Programa, de forma compatível com o cronograma de implantação dos sistemas de abastecimento.</w:t>
      </w:r>
    </w:p>
    <w:p>
      <w:pPr>
        <w:pStyle w:val="Legenda"/>
      </w:pPr>
      <w:bookmarkStart w:id="7048" w:name="_Ref320007048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58</w:t>
      </w:r>
      <w:r>
        <w:fldChar w:fldCharType="end"/>
      </w:r>
      <w:bookmarkEnd w:id="7048"/>
      <w:r>
        <w:t xml:space="preserve"> – Metas anuais do esgotamento sanitário nas comunidades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150"/>
        <w:gridCol w:w="720"/>
        <w:gridCol w:w="720"/>
        <w:gridCol w:w="720"/>
        <w:gridCol w:w="720"/>
        <w:gridCol w:w="720"/>
        <w:gridCol w:w="720"/>
        <w:gridCol w:w="720"/>
        <w:gridCol w:w="981"/>
      </w:tblGrid>
      <w:tr>
        <w:trPr>
          <w:tblHeader/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Produto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Unidade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1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2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3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4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7</w:t>
            </w:r>
          </w:p>
        </w:tc>
        <w:tc>
          <w:tcPr>
            <w:tcW w:type="dxa" w:w="98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Sistema individual de tratamento de efluentes</w:t>
            </w:r>
          </w:p>
        </w:tc>
        <w:tc>
          <w:tcPr>
            <w:tcW w:type="dxa" w:w="11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domicílios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245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477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856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956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956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577</w:t>
            </w:r>
          </w:p>
        </w:tc>
        <w:tc>
          <w:tcPr>
            <w:tcW w:type="dxa" w:w="98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4.067</w:t>
            </w:r>
          </w:p>
        </w:tc>
      </w:tr>
    </w:tbl>
    <w:p>
      <w:pPr>
        <w:pStyle w:val="Fonte"/>
        <w:keepNext/>
      </w:pPr>
      <w:r>
        <w:t xml:space="preserve">Fonte: Planilha PSH_CUSTO_Consolidada, versão v2408 (PARANÁ, 2026).</w:t>
      </w:r>
    </w:p>
    <w:p>
      <w:pPr>
        <w:pStyle w:val="Fonte"/>
        <w:spacing w:before="0" w:after="240"/>
      </w:pPr>
      <w:r>
        <w:t xml:space="preserve">Nota: Ano 1 = 2027 e Ano 7 = 2033.</w:t>
      </w:r>
    </w:p>
    <w:p>
      <w:r>
        <w:t xml:space="preserve">Os indicadores constam do </w:t>
      </w:r>
      <w:r>
        <w:fldChar w:fldCharType="begin" w:dirty="true"/>
      </w:r>
      <w:r>
        <w:instrText xml:space="preserve"> REF _Ref320007049 \h </w:instrText>
      </w:r>
      <w:r>
        <w:fldChar w:fldCharType="separate"/>
      </w:r>
      <w:r>
        <w:t xml:space="preserve">Quadro 59</w:t>
      </w:r>
      <w:r>
        <w:fldChar w:fldCharType="end"/>
      </w:r>
      <w:r>
        <w:t xml:space="preserve">. O indicador do componente corresponde ao número acumulado de domicílios com solução instalada e aprovada multiplicado por 2,8, com desagregação por sexo e para jovens de 15 a 24 anos.</w:t>
      </w:r>
    </w:p>
    <w:p>
      <w:pPr>
        <w:pStyle w:val="Legenda"/>
      </w:pPr>
      <w:bookmarkStart w:id="7049" w:name="_Ref320007049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59</w:t>
      </w:r>
      <w:r>
        <w:fldChar w:fldCharType="end"/>
      </w:r>
      <w:bookmarkEnd w:id="7049"/>
      <w:r>
        <w:t xml:space="preserve"> – Indicadores do esgotamento sanitário nas comunidades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1"/>
        <w:gridCol w:w="1250"/>
        <w:gridCol w:w="1000"/>
        <w:gridCol w:w="1450"/>
        <w:gridCol w:w="2500"/>
      </w:tblGrid>
      <w:tr>
        <w:trPr>
          <w:tblHeader/>
          <w:cantSplit/>
        </w:trPr>
        <w:tc>
          <w:tcPr>
            <w:tcW w:type="dxa" w:w="2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Indicador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Unidade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Linha de base (2025)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Meta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Frequência e fonte dos dados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Domicílios com solução individual instalada e aprovada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domicílios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4.067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Por lote; IAT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Pessoas atendidas com, pelo menos, esgotamento sanitário (parcela do indicador do componente)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pessoas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11.388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Anual; IAT, com desagregação por sexo e jovens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Unidades aprovadas na amostragem </w:t>
            </w:r>
            <w:r>
              <w:rPr>
                <w:i/>
                <w:iCs/>
              </w:rPr>
              <w:t xml:space="preserve">in loco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% da amostra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100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Por lote; relatório de amostragem</w:t>
            </w:r>
          </w:p>
        </w:tc>
      </w:tr>
    </w:tbl>
    <w:p>
      <w:pPr>
        <w:pStyle w:val="Fonte"/>
      </w:pPr>
      <w:r>
        <w:t xml:space="preserve">Fonte: IAT (2026).</w:t>
      </w:r>
    </w:p>
    <w:p>
      <w:r>
        <w:t xml:space="preserve">Os critérios de aceite constam do </w:t>
      </w:r>
      <w:r>
        <w:fldChar w:fldCharType="begin" w:dirty="true"/>
      </w:r>
      <w:r>
        <w:instrText xml:space="preserve"> REF _Ref320007050 \h </w:instrText>
      </w:r>
      <w:r>
        <w:fldChar w:fldCharType="separate"/>
      </w:r>
      <w:r>
        <w:t xml:space="preserve">Quadro 60</w:t>
      </w:r>
      <w:r>
        <w:fldChar w:fldCharType="end"/>
      </w:r>
      <w:r>
        <w:t xml:space="preserve">. A evidência de conclusão de cada lote é o relatório técnico aprovado, acompanhado do comprovante de pagamento.</w:t>
      </w:r>
    </w:p>
    <w:p>
      <w:pPr>
        <w:pStyle w:val="Legenda"/>
      </w:pPr>
      <w:bookmarkStart w:id="7050" w:name="_Ref320007050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60</w:t>
      </w:r>
      <w:r>
        <w:fldChar w:fldCharType="end"/>
      </w:r>
      <w:bookmarkEnd w:id="7050"/>
      <w:r>
        <w:t xml:space="preserve"> – Critérios de aceite e evidências do esgotamento sanitário nas comunidades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0"/>
        <w:gridCol w:w="3071"/>
        <w:gridCol w:w="2650"/>
        <w:gridCol w:w="1400"/>
      </w:tblGrid>
      <w:tr>
        <w:trPr>
          <w:tblHeader/>
          <w:cantSplit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Produto</w:t>
            </w:r>
          </w:p>
        </w:tc>
        <w:tc>
          <w:tcPr>
            <w:tcW w:type="dxa" w:w="30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Critério de aceite</w:t>
            </w:r>
          </w:p>
        </w:tc>
        <w:tc>
          <w:tcPr>
            <w:tcW w:type="dxa" w:w="2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Evidência de comprovação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Responsável pela validação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Projeto individual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Solução adequada ao terreno e ao número de moradores, conforme a ABNT NBR 17076:2024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Projeto aprovado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Sistema instalado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Execução conforme o projeto; teste de estanqueidade aprovado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Relatório de medição; laudo de verificação; registro fotográfico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Proprietário orientado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Orientação sobre uso, manutenção e manejo do lodo realizada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Registro de presença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Execução confirmada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Execução confirmada pelo proprietário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Assinatura do proprietário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Lote aprovado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Auditoria documental, verificação </w:t>
            </w:r>
            <w:r>
              <w:rPr>
                <w:i/>
                <w:iCs/>
              </w:rPr>
              <w:t xml:space="preserve">in loco</w:t>
            </w:r>
            <w:r>
              <w:t xml:space="preserve"> e amostragem aprovadas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Relatório técnico aprovado; comprovante de pagamento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</w:tbl>
    <w:p>
      <w:pPr>
        <w:pStyle w:val="Fonte"/>
      </w:pPr>
      <w:r>
        <w:t xml:space="preserve">Fonte: IAT (2026).</w:t>
      </w:r>
    </w:p>
    <w:p>
      <w:pPr>
        <w:pStyle w:val="ItemAcao"/>
      </w:pPr>
      <w:r>
        <w:t xml:space="preserve">7. Gestão de riscos e impactos ambientais e sociais</w:t>
      </w:r>
    </w:p>
    <w:p>
      <w:r>
        <w:t xml:space="preserve">Os riscos referem-se à contaminação do solo por instalação inadequada, ao manejo inadequado do lodo, a acidentes durante as obras, à segurança das famílias em razão de valas abertas e à comunicação com os proprietários. As obras ocorrem no interior dos lotes, com autorização do proprietário, sem aquisição de terras (</w:t>
      </w:r>
      <w:r>
        <w:fldChar w:fldCharType="begin" w:dirty="true"/>
      </w:r>
      <w:r>
        <w:instrText xml:space="preserve"> REF _Ref320007051 \h </w:instrText>
      </w:r>
      <w:r>
        <w:fldChar w:fldCharType="separate"/>
      </w:r>
      <w:r>
        <w:t xml:space="preserve">Quadro 61</w:t>
      </w:r>
      <w:r>
        <w:fldChar w:fldCharType="end"/>
      </w:r>
      <w:r>
        <w:t xml:space="preserve">).</w:t>
      </w:r>
    </w:p>
    <w:p>
      <w:pPr>
        <w:pStyle w:val="Legenda"/>
      </w:pPr>
      <w:bookmarkStart w:id="7051" w:name="_Ref320007051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61</w:t>
      </w:r>
      <w:r>
        <w:fldChar w:fldCharType="end"/>
      </w:r>
      <w:bookmarkEnd w:id="7051"/>
      <w:r>
        <w:t xml:space="preserve"> – Aplicação das Normas Ambientais e Sociais ao esgotamento sanitário nas comunidades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71"/>
        <w:gridCol w:w="4000"/>
      </w:tblGrid>
      <w:tr>
        <w:trPr>
          <w:tblHeader/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NAS</w:t>
            </w:r>
          </w:p>
        </w:tc>
        <w:tc>
          <w:tcPr>
            <w:tcW w:type="dxa" w:w="33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Aplicação à ação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Medidas e instrumentos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1 – Avaliação e gestão de riscos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Instalação em cada domicílio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Dimensionamento técnico conforme a ABNT NBR 17076:2024; verificação técnica obrigatória (MGAS)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2 – Condições de trabalho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Trabalhadores das empresas contratadas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Uso de EPI; treinamento de segurança; Procedimentos de Gestão de Mão de Obra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3 – Eficiência de recursos e prevenção da poluição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Contaminação do solo e da água; lodo e resíduos de obra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Testes de estanqueidade; orientação sobre a limpeza e a destinação do lodo; Plano de Gerenciamento de Resíduos Sólidos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4 – Saúde e segurança da comunidade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Valas abertas nos lotes, com circulação de crianças e animais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Sinalização, isolamento e proteção das valas; execução em prazo reduzido em cada domicílio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10 – Engajamento das partes interessadas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Proprietários e moradores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Autorização prévia; reuniões com linguagem acessível; Mecanismo de Queixas e Reclamações (PEPI e MQR)</w:t>
            </w:r>
          </w:p>
        </w:tc>
      </w:tr>
    </w:tbl>
    <w:p>
      <w:pPr>
        <w:pStyle w:val="Fonte"/>
        <w:keepNext/>
      </w:pPr>
      <w:r>
        <w:t xml:space="preserve">Fonte: IAT (2026), com base nos instrumentos do Caderno AS.</w:t>
      </w:r>
    </w:p>
    <w:p>
      <w:pPr>
        <w:pStyle w:val="Fonte"/>
        <w:spacing w:before="0" w:after="240"/>
      </w:pPr>
      <w:r>
        <w:t xml:space="preserve">Nota: a NAS 5 não se aplica, por não haver aquisição de terras; as NAS 6, 7 e 8 são verificadas na triagem das comunidades.</w:t>
      </w:r>
    </w:p>
    <w:p>
      <w:pPr>
        <w:pStyle w:val="ItemAcao"/>
      </w:pPr>
      <w:r>
        <w:t xml:space="preserve">8. Cronograma</w:t>
      </w:r>
    </w:p>
    <w:p>
      <w:r>
        <w:t xml:space="preserve">A contratação ocorre em 2028, e os projetos, as instalações, a orientação e as medições, de 2028 a 2033, conforme a planilha de custos: 245 domicílios em 2028, 477 em 2029, 856 em 2030, 956 em 2031 e em 2032 e 577 em 2033 (</w:t>
      </w:r>
      <w:r>
        <w:fldChar w:fldCharType="begin" w:dirty="true"/>
      </w:r>
      <w:r>
        <w:instrText xml:space="preserve"> REF _Ref320007052 \h </w:instrText>
      </w:r>
      <w:r>
        <w:fldChar w:fldCharType="separate"/>
      </w:r>
      <w:r>
        <w:t xml:space="preserve">Figura 27</w:t>
      </w:r>
      <w:r>
        <w:fldChar w:fldCharType="end"/>
      </w:r>
      <w:r>
        <w:t xml:space="preserve">).</w:t>
      </w:r>
    </w:p>
    <w:p>
      <w:pPr>
        <w:pStyle w:val="Legenda"/>
      </w:pPr>
      <w:bookmarkStart w:id="7052" w:name="_Ref320007052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27</w:t>
      </w:r>
      <w:r>
        <w:fldChar w:fldCharType="end"/>
      </w:r>
      <w:bookmarkEnd w:id="7052"/>
      <w:r>
        <w:t xml:space="preserve"> – Cronograma das etapas e das entregas do esgotamento sanitário nas comunidades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628960" cy="2923920"/>
            <wp:effectExtent l="0" t="0" r="0" b="0"/>
            <wp:docPr id="526" name="Figura 526" descr="Cronograma anual de 2027 a 2033 com as etapas e as quantidades a entregar do esgotamento sanitário nas comunida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c3_g-crono-3225.png" descr="Cronograma anual de 2027 a 2033 com as etapas e as quantidades a entregar do esgotamento sanitário nas comunidades.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5628960" cy="29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(2026), com quantidades da planilha PSH_CUSTO_Consolidada (PARANÁ, 2026).</w:t>
      </w:r>
    </w:p>
    <w:p>
      <w:pPr>
        <w:pStyle w:val="ItemAcao"/>
      </w:pPr>
      <w:r>
        <w:t xml:space="preserve">9. Interfaces e dependências</w:t>
      </w:r>
    </w:p>
    <w:p>
      <w:r>
        <w:t xml:space="preserve">A ação recebe do trabalho técnico-social o diagnóstico domiciliar e os termos de adesão; da implantação dos sistemas de abastecimento, as comunidades atendidas e o cronograma das obras; e da supervisão das obras, o acompanhamento das instalações. Fornece o número de pessoas atendidas para o indicador do componente e reduz a carga de esgoto lançada no solo e nos corpos hídricos (</w:t>
      </w:r>
      <w:r>
        <w:fldChar w:fldCharType="begin" w:dirty="true"/>
      </w:r>
      <w:r>
        <w:instrText xml:space="preserve"> REF _Ref320007053 \h </w:instrText>
      </w:r>
      <w:r>
        <w:fldChar w:fldCharType="separate"/>
      </w:r>
      <w:r>
        <w:t xml:space="preserve">Figura 28</w:t>
      </w:r>
      <w:r>
        <w:fldChar w:fldCharType="end"/>
      </w:r>
      <w:r>
        <w:t xml:space="preserve">).</w:t>
      </w:r>
    </w:p>
    <w:p>
      <w:pPr>
        <w:pStyle w:val="Legenda"/>
      </w:pPr>
      <w:bookmarkStart w:id="7053" w:name="_Ref320007053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28</w:t>
      </w:r>
      <w:r>
        <w:fldChar w:fldCharType="end"/>
      </w:r>
      <w:bookmarkEnd w:id="7053"/>
      <w:r>
        <w:t xml:space="preserve"> – Interfaces e dependências do esgotamento sanitário nas comunidades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507640" cy="1823040"/>
            <wp:effectExtent l="0" t="0" r="0" b="0"/>
            <wp:docPr id="527" name="Figura 527" descr="Diagrama das interfaces do esgotamento sanitário nas comunidades: insumos recebidos de outras partes do Programa e produtos entregues a el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c3_g-interf-3225.png" descr="Diagrama das interfaces do esgotamento sanitário nas comunidades: insumos recebidos de outras partes do Programa e produtos entregues a elas.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5507640" cy="182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(2026).</w:t>
      </w:r>
    </w:p>
    <w:p>
      <w:pPr>
        <w:pStyle w:val="ItemAcao"/>
      </w:pPr>
      <w:r>
        <w:t xml:space="preserve">10. Documentos complementares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ABNT NBR 17076:2024 (ABNT, 2024);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Termo de Referência e edital das soluções descentralizadas e das obras civis (a elaborar);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Modelo de autorização e de confirmação da execução pelo proprietário (a elaborar);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Material de orientação do proprietário sobre uso, manutenção e manejo do lodo (a elaborar);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Tonetti et al. (2018), referência para a seleção das soluções;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Caderno AQ e Caderno AS.</w:t>
      </w:r>
    </w:p>
    <w:p>
      <w:pPr>
        <w:pStyle w:val="TituloAcao"/>
      </w:pPr>
      <w:commentRangeStart w:id="29"/>
      <w:r>
        <w:t xml:space="preserve">Ação 3.2.2.6 – Esgotamento sanitário em propriedades de mananciais (área da SEAB)</w:t>
      </w:r>
      <w:commentRangeEnd w:id="29"/>
      <w:r>
        <w:commentReference w:id="29"/>
      </w:r>
    </w:p>
    <w:p>
      <w:pPr>
        <w:pStyle w:val="ItemAcao"/>
      </w:pPr>
      <w:r>
        <w:t xml:space="preserve">1. Contextualização</w:t>
      </w:r>
    </w:p>
    <w:p>
      <w:r>
        <w:t xml:space="preserve">A ação implanta soluções individuais de esgotamento sanitário em 2.300 domicílios rurais situados em mananciais de abastecimento público da área prioritária do PSH-PR, em propriedades atendidas pela SEAB, entre 2029 e 2033. Além do atendimento a domicílios sem solução, a ação substitui sistemas inadequados de disposição do esgoto (IAT, 2026a).</w:t>
      </w:r>
    </w:p>
    <w:p>
      <w:r>
        <w:t xml:space="preserve">O esgoto lançado sem tratamento no solo e nos cursos d'água de um manancial compromete a qualidade da água bruta destinada ao abastecimento público, com aporte de matéria orgânica, nutrientes e microrganismos patogênicos. Nos nove mananciais selecionados, 2.236 domicílios particulares permanentes ocupados apresentam destinação inadequada do esgoto, segundo os dados do Censo 2022 e do CNEFE (IAT, 2026a).</w:t>
      </w:r>
    </w:p>
    <w:p>
      <w:r>
        <w:t xml:space="preserve">A ação reduz a carga poluidora nos mananciais e complementa a gestão de riscos nas bacias de abastecimento público, no próprio componente, e as práticas agropecuárias implantadas nas mesmas propriedades no Componente 2. Contribui também para o indicador de pessoas atendidas com, pelo menos, esgotamento sanitário, com cerca de 6,4 mil pessoas.</w:t>
      </w:r>
    </w:p>
    <w:p>
      <w:r>
        <w:rPr>
          <w:b/>
          <w:bCs/>
        </w:rPr>
        <w:t xml:space="preserve">Inclui:</w:t>
      </w:r>
      <w:r>
        <w:t xml:space="preserve"> a indicação dos domicílios pela SEAB; a contratação das soluções e das obras; o projeto sanitário de cada propriedade; a instalação conforme a ABNT NBR 17076:2024; a verificação técnica; a orientação do proprietário; e a medição, a comprovação e o pagamento, com validação técnica do IAT e da SEAB.</w:t>
      </w:r>
    </w:p>
    <w:p>
      <w:r>
        <w:rPr>
          <w:b/>
          <w:bCs/>
        </w:rPr>
        <w:t xml:space="preserve">Não inclui:</w:t>
      </w:r>
      <w:r>
        <w:t xml:space="preserve"> a elaboração dos Planos Integrados de Propriedade (PIP), realizada no Componente 2, nem redes coletoras ou intervenções no interior das moradias.</w:t>
      </w:r>
    </w:p>
    <w:p>
      <w:r>
        <w:rPr>
          <w:b/>
          <w:bCs/>
        </w:rPr>
        <w:t xml:space="preserve">Valor previsto:</w:t>
      </w:r>
      <w:r>
        <w:t xml:space="preserve"> R$ 18,40 milhões (empréstimo BIRD: R$ 18,40 milhões; contrapartida: R$ 0,00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r>
        <w:t xml:space="preserve">A área de atuação resulta da aplicação sucessiva de critérios (</w:t>
      </w:r>
      <w:r>
        <w:fldChar w:fldCharType="begin" w:dirty="true"/>
      </w:r>
      <w:r>
        <w:instrText xml:space="preserve"> REF _Ref320007054 \h </w:instrText>
      </w:r>
      <w:r>
        <w:fldChar w:fldCharType="separate"/>
      </w:r>
      <w:r>
        <w:t xml:space="preserve">Figura 29</w:t>
      </w:r>
      <w:r>
        <w:fldChar w:fldCharType="end"/>
      </w:r>
      <w:r>
        <w:t xml:space="preserve">): microbacias prioritárias do PSH-PR; mananciais de abastecimento público selecionados por critérios de qualidade e de quantidade da água; domicílios rurais permanentes ocupados; ausência de destinação adequada do esgoto, segundo o Censo 2022; e existência de diagnóstico da microbacia e de adesão da propriedade ao PSH-PR e às ações da SEAB (IAT, 2026a).</w:t>
      </w:r>
    </w:p>
    <w:p>
      <w:pPr>
        <w:pStyle w:val="Legenda"/>
      </w:pPr>
      <w:bookmarkStart w:id="7054" w:name="_Ref320007054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29</w:t>
      </w:r>
      <w:r>
        <w:fldChar w:fldCharType="end"/>
      </w:r>
      <w:bookmarkEnd w:id="7054"/>
      <w:r>
        <w:t xml:space="preserve"> – Critérios de seleção dos domicílios em mananciais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531400" cy="2877840"/>
            <wp:effectExtent l="0" t="0" r="0" b="0"/>
            <wp:docPr id="528" name="Figura 528" descr="Funil com os cinco critérios de seleção dos domicílios em mananciais, que resulta em 2.236 domicílios e na meta de 2.30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c3_f-selecao-mananciais.png" descr="Funil com os cinco critérios de seleção dos domicílios em mananciais, que resulta em 2.236 domicílios e na meta de 2.300.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5531400" cy="28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(2026), com base em IAT (2026a).</w:t>
      </w:r>
    </w:p>
    <w:p>
      <w:r>
        <w:t xml:space="preserve">A aplicação dos critérios resultou em 2.236 domicílios com esgotamento inadequado em nove mananciais, dos quais 1.925 no manancial do Rio Pirapó (</w:t>
      </w:r>
      <w:r>
        <w:fldChar w:fldCharType="begin" w:dirty="true"/>
      </w:r>
      <w:r>
        <w:instrText xml:space="preserve"> REF _Ref320007055 \h </w:instrText>
      </w:r>
      <w:r>
        <w:fldChar w:fldCharType="separate"/>
      </w:r>
      <w:r>
        <w:t xml:space="preserve">Tabela 1</w:t>
      </w:r>
      <w:r>
        <w:fldChar w:fldCharType="end"/>
      </w:r>
      <w:r>
        <w:t xml:space="preserve">). Para o dimensionamento da ação, o número foi arredondado para 2.300 domicílios, margem que absorve as incertezas das bases de dados, as variações cadastrais e as demandas futuras.</w:t>
      </w:r>
    </w:p>
    <w:p>
      <w:pPr>
        <w:pStyle w:val="Legenda"/>
      </w:pPr>
      <w:commentRangeStart w:id="31"/>
      <w:commentRangeStart w:id="30"/>
      <w:bookmarkStart w:id="7055" w:name="_Ref320007055"/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>1</w:t>
      </w:r>
      <w:r>
        <w:fldChar w:fldCharType="end"/>
      </w:r>
      <w:bookmarkEnd w:id="7055"/>
      <w:r>
        <w:t xml:space="preserve"> – Domicílios com esgotamento inadequado nos mananciais selecionados</w:t>
      </w:r>
      <w:commentRangeEnd w:id="30"/>
      <w:r>
        <w:commentReference w:id="30"/>
      </w:r>
      <w:commentRangeEnd w:id="31"/>
      <w:r>
        <w:commentReference w:id="31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900"/>
        <w:gridCol w:w="1700"/>
        <w:gridCol w:w="1700"/>
        <w:gridCol w:w="871"/>
      </w:tblGrid>
      <w:tr>
        <w:trPr>
          <w:tblHeader/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Manancial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Critério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Domicílios permanentes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Esgotamento inadequado</w:t>
            </w:r>
          </w:p>
        </w:tc>
        <w:tc>
          <w:tcPr>
            <w:tcW w:type="dxa" w:w="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Rio Marumbi</w:t>
            </w:r>
          </w:p>
        </w:tc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Qualitativo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128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120</w:t>
            </w:r>
          </w:p>
        </w:tc>
        <w:tc>
          <w:tcPr>
            <w:tcW w:type="dxa" w:w="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94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Rio Pirapó</w:t>
            </w:r>
          </w:p>
        </w:tc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Qualitativo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2.750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1.925</w:t>
            </w:r>
          </w:p>
        </w:tc>
        <w:tc>
          <w:tcPr>
            <w:tcW w:type="dxa" w:w="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70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Ribeirão Floresta</w:t>
            </w:r>
          </w:p>
        </w:tc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Qualitativo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17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17</w:t>
            </w:r>
          </w:p>
        </w:tc>
        <w:tc>
          <w:tcPr>
            <w:tcW w:type="dxa" w:w="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Rio Palmital</w:t>
            </w:r>
          </w:p>
        </w:tc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Qualitativo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20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16</w:t>
            </w:r>
          </w:p>
        </w:tc>
        <w:tc>
          <w:tcPr>
            <w:tcW w:type="dxa" w:w="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80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Ribeirão Paracatu</w:t>
            </w:r>
          </w:p>
        </w:tc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Qualitativo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17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17</w:t>
            </w:r>
          </w:p>
        </w:tc>
        <w:tc>
          <w:tcPr>
            <w:tcW w:type="dxa" w:w="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Ribeirão Guarazinho</w:t>
            </w:r>
          </w:p>
        </w:tc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Qualitativo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22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22</w:t>
            </w:r>
          </w:p>
        </w:tc>
        <w:tc>
          <w:tcPr>
            <w:tcW w:type="dxa" w:w="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Rio Água Grande</w:t>
            </w:r>
          </w:p>
        </w:tc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Qualitativo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91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53</w:t>
            </w:r>
          </w:p>
        </w:tc>
        <w:tc>
          <w:tcPr>
            <w:tcW w:type="dxa" w:w="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58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Ribeirão Água na Campina</w:t>
            </w:r>
          </w:p>
        </w:tc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Qualitativo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37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37</w:t>
            </w:r>
          </w:p>
        </w:tc>
        <w:tc>
          <w:tcPr>
            <w:tcW w:type="dxa" w:w="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Ribeirão do Noitimbo</w:t>
            </w:r>
          </w:p>
        </w:tc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Quali-quantitativo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29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29</w:t>
            </w:r>
          </w:p>
        </w:tc>
        <w:tc>
          <w:tcPr>
            <w:tcW w:type="dxa" w:w="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E3F1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E3F1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E3F1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rPr>
                <w:b/>
                <w:bCs/>
              </w:rPr>
              <w:t xml:space="preserve">3.111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E3F1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rPr>
                <w:b/>
                <w:bCs/>
              </w:rPr>
              <w:t xml:space="preserve">2.236</w:t>
            </w:r>
          </w:p>
        </w:tc>
        <w:tc>
          <w:tcPr>
            <w:tcW w:type="dxa" w:w="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E3F1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right"/>
            </w:pPr>
            <w:r>
              <w:rPr>
                <w:b/>
                <w:bCs/>
              </w:rPr>
              <w:t xml:space="preserve">72</w:t>
            </w:r>
          </w:p>
        </w:tc>
      </w:tr>
    </w:tbl>
    <w:p>
      <w:pPr>
        <w:pStyle w:val="Fonte"/>
        <w:keepNext/>
      </w:pPr>
      <w:r>
        <w:t xml:space="preserve">Fonte: Adaptado de IAT (2026a), com dados do Censo Demográfico 2022 agregados por setor censitário e do CNEFE (IBGE, 2024).</w:t>
      </w:r>
    </w:p>
    <w:p>
      <w:pPr>
        <w:pStyle w:val="Fonte"/>
        <w:spacing w:before="0" w:after="240"/>
      </w:pPr>
      <w:r>
        <w:t xml:space="preserve">Nota: domicílios particulares permanentes ocupados. Para o dimensionamento, adotaram-se 2.300 domicílios.</w:t>
      </w:r>
    </w:p>
    <w:p>
      <w:pPr>
        <w:pStyle w:val="ItemAcao"/>
      </w:pPr>
      <w:r>
        <w:t xml:space="preserve">3. Arranjo institucional e partes interessadas</w:t>
      </w:r>
    </w:p>
    <w:p>
      <w:r>
        <w:t xml:space="preserve">O IAT, por meio da DISAR, contrata a empresa, fiscaliza a instalação e efetua o pagamento, com apoio da supervisora das obras. A SEAB indica os domicílios a partir dos PIP, apoia a mobilização dos proprietários e participa da validação técnica dos resultados. A empresa contratada elabora o projeto de cada propriedade e executa a instalação, e o proprietário autoriza, acompanha e confirma a execução.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</w:rPr>
        <w:t xml:space="preserve">Coexecutora:</w:t>
      </w:r>
      <w:r>
        <w:t xml:space="preserve"> SEAB, na indicação dos domicílios, na mobilização e na validação técnica;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</w:rPr>
        <w:t xml:space="preserve">Intervenientes:</w:t>
      </w:r>
      <w:r>
        <w:t xml:space="preserve"> empresa contratada; empresa supervisora das obras; UGP, que acompanha a execução;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</w:rPr>
        <w:t xml:space="preserve">Público envolvido:</w:t>
      </w:r>
      <w:r>
        <w:t xml:space="preserve"> proprietários e moradores das propriedades rurais dos mananciais.</w:t>
      </w:r>
    </w:p>
    <w:p>
      <w:r>
        <w:t xml:space="preserve">Os beneficiários diretos são os moradores dos 2.300 domicílios, cerca de 6,4 mil pessoas. Os beneficiários indiretos são as populações abastecidas pelos mananciais, com a melhoria da qualidade da água bruta.</w:t>
      </w:r>
    </w:p>
    <w:p>
      <w:pPr>
        <w:pStyle w:val="ItemAcao"/>
      </w:pPr>
      <w:r>
        <w:t xml:space="preserve">4. Processo de execução operacional</w:t>
      </w:r>
    </w:p>
    <w:p>
      <w:r>
        <w:t xml:space="preserve">A ação adota o mesmo procedimento de instalação, verificação, medição e pagamento do esgotamento sanitário nas comunidades (</w:t>
      </w:r>
      <w:r>
        <w:fldChar w:fldCharType="begin" w:dirty="true"/>
      </w:r>
      <w:r>
        <w:instrText xml:space="preserve"> REF _Ref320007045 \h </w:instrText>
      </w:r>
      <w:r>
        <w:fldChar w:fldCharType="separate"/>
      </w:r>
      <w:r>
        <w:t xml:space="preserve">Figura 25</w:t>
      </w:r>
      <w:r>
        <w:fldChar w:fldCharType="end"/>
      </w:r>
      <w:r>
        <w:t xml:space="preserve"> e </w:t>
      </w:r>
      <w:r>
        <w:fldChar w:fldCharType="begin" w:dirty="true"/>
      </w:r>
      <w:r>
        <w:instrText xml:space="preserve"> REF _Ref320007046 \h </w:instrText>
      </w:r>
      <w:r>
        <w:fldChar w:fldCharType="separate"/>
      </w:r>
      <w:r>
        <w:t xml:space="preserve">Figura 26</w:t>
      </w:r>
      <w:r>
        <w:fldChar w:fldCharType="end"/>
      </w:r>
      <w:r>
        <w:t xml:space="preserve">), com as etapas por responsável apresentadas na </w:t>
      </w:r>
      <w:r>
        <w:fldChar w:fldCharType="begin" w:dirty="true"/>
      </w:r>
      <w:r>
        <w:instrText xml:space="preserve"> REF _Ref320007057 \h </w:instrText>
      </w:r>
      <w:r>
        <w:fldChar w:fldCharType="separate"/>
      </w:r>
      <w:r>
        <w:t xml:space="preserve">Figura 30</w:t>
      </w:r>
      <w:r>
        <w:fldChar w:fldCharType="end"/>
      </w:r>
      <w:r>
        <w:t xml:space="preserve">. As diferenças referem-se à origem da demanda, ao território e à validação (</w:t>
      </w:r>
      <w:r>
        <w:fldChar w:fldCharType="begin" w:dirty="true"/>
      </w:r>
      <w:r>
        <w:instrText xml:space="preserve"> REF _Ref320007056 \h </w:instrText>
      </w:r>
      <w:r>
        <w:fldChar w:fldCharType="separate"/>
      </w:r>
      <w:r>
        <w:t xml:space="preserve">Quadro 62</w:t>
      </w:r>
      <w:r>
        <w:fldChar w:fldCharType="end"/>
      </w:r>
      <w:r>
        <w:t xml:space="preserve">): os domicílios são indicados pela SEAB a partir dos PIP, e não pelo trabalho técnico-social; o território corresponde aos mananciais de abastecimento público; e a validação técnica de cada lote conta com a participação da SEAB.</w:t>
      </w:r>
    </w:p>
    <w:p>
      <w:pPr>
        <w:pStyle w:val="Legenda"/>
      </w:pPr>
      <w:bookmarkStart w:id="7056" w:name="_Ref320007056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62</w:t>
      </w:r>
      <w:r>
        <w:fldChar w:fldCharType="end"/>
      </w:r>
      <w:bookmarkEnd w:id="7056"/>
      <w:r>
        <w:t xml:space="preserve"> – Diferenças entre as ações de esgotamento sanitário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435"/>
        <w:gridCol w:w="3436"/>
      </w:tblGrid>
      <w:tr>
        <w:trPr>
          <w:tblHeader/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Aspecto</w:t>
            </w:r>
          </w:p>
        </w:tc>
        <w:tc>
          <w:tcPr>
            <w:tcW w:type="dxa" w:w="3435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Esgotamento sanitário nas comunidades</w:t>
            </w:r>
          </w:p>
        </w:tc>
        <w:tc>
          <w:tcPr>
            <w:tcW w:type="dxa" w:w="3436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Esgotamento sanitário em mananciais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Origem da demanda</w:t>
            </w:r>
          </w:p>
        </w:tc>
        <w:tc>
          <w:tcPr>
            <w:tcW w:type="dxa" w:w="3435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Diagnóstico do trabalho técnico-social</w:t>
            </w:r>
          </w:p>
        </w:tc>
        <w:tc>
          <w:tcPr>
            <w:tcW w:type="dxa" w:w="3436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PIP, com indicação dos domicílios pela SEAB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Território</w:t>
            </w:r>
          </w:p>
        </w:tc>
        <w:tc>
          <w:tcPr>
            <w:tcW w:type="dxa" w:w="3435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Comunidades atendidas pelos sistemas de abastecimento de água</w:t>
            </w:r>
          </w:p>
        </w:tc>
        <w:tc>
          <w:tcPr>
            <w:tcW w:type="dxa" w:w="3436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Nove mananciais da área prioritária do PSH-PR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Base do levantamento</w:t>
            </w:r>
          </w:p>
        </w:tc>
        <w:tc>
          <w:tcPr>
            <w:tcW w:type="dxa" w:w="3435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Censo 2022 e CNEFE: 70% dos 5.810 domicílios sem esgotamento adequado</w:t>
            </w:r>
          </w:p>
        </w:tc>
        <w:tc>
          <w:tcPr>
            <w:tcW w:type="dxa" w:w="3436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Censo 2022 e CNEFE: 2.236 domicílios, arredondados para 2.300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Meta</w:t>
            </w:r>
          </w:p>
        </w:tc>
        <w:tc>
          <w:tcPr>
            <w:tcW w:type="dxa" w:w="3435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4.067 domicílios</w:t>
            </w:r>
          </w:p>
        </w:tc>
        <w:tc>
          <w:tcPr>
            <w:tcW w:type="dxa" w:w="3436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2.300 domicílios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Prazo</w:t>
            </w:r>
          </w:p>
        </w:tc>
        <w:tc>
          <w:tcPr>
            <w:tcW w:type="dxa" w:w="3435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2028 a 2033</w:t>
            </w:r>
          </w:p>
        </w:tc>
        <w:tc>
          <w:tcPr>
            <w:tcW w:type="dxa" w:w="3436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2029 a 2033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Validação</w:t>
            </w:r>
          </w:p>
        </w:tc>
        <w:tc>
          <w:tcPr>
            <w:tcW w:type="dxa" w:w="3435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  <w:tc>
          <w:tcPr>
            <w:tcW w:type="dxa" w:w="3436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IAT, com a SEAB</w:t>
            </w:r>
          </w:p>
        </w:tc>
      </w:tr>
    </w:tbl>
    <w:p>
      <w:pPr>
        <w:pStyle w:val="Fonte"/>
      </w:pPr>
      <w:r>
        <w:t xml:space="preserve">Fonte: IAT (2026), com base em IAT (2026a) e PARANÁ (2026).</w:t>
      </w:r>
    </w:p>
    <w:p>
      <w:pPr>
        <w:pStyle w:val="Legenda"/>
      </w:pPr>
      <w:bookmarkStart w:id="7057" w:name="_Ref320007057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30</w:t>
      </w:r>
      <w:r>
        <w:fldChar w:fldCharType="end"/>
      </w:r>
      <w:bookmarkEnd w:id="7057"/>
      <w:r>
        <w:t xml:space="preserve"> – Fluxograma do esgotamento sanitário em mananciais: entradas, etapas por responsável e saídas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746320" cy="5067000"/>
            <wp:effectExtent l="0" t="0" r="0" b="0"/>
            <wp:docPr id="529" name="Figura 529" descr="Fluxograma em raias do esgotamento sanitário em mananciais, com uma raia por instituição, as etapas numeradas na raia do executor, as entradas no topo e as saídas na b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c3_g-raias-3226.png" descr="Fluxograma em raias do esgotamento sanitário em mananciais, com uma raia por instituição, as etapas numeradas na raia do executor, as entradas no topo e as saídas na base.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5746320" cy="50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(2026).</w:t>
      </w:r>
    </w:p>
    <w:p>
      <w:pPr>
        <w:pStyle w:val="EtapaAcao"/>
      </w:pPr>
      <w:r>
        <w:t xml:space="preserve">4.1 Etapa 1: Indicação dos domicílios pela SEAB</w:t>
      </w:r>
    </w:p>
    <w:p>
      <w:r>
        <w:rPr>
          <w:b/>
          <w:bCs/>
        </w:rPr>
        <w:t xml:space="preserve">Atividades:</w:t>
      </w:r>
      <w:r>
        <w:t xml:space="preserve"> indicação pela SEAB, a partir dos PIP e do diagnóstico das microbacias, dos domicílios sem destinação adequada do esgoto; confirmação da adesão e autorização da intervenção pelo proprietário.</w:t>
      </w:r>
    </w:p>
    <w:p>
      <w:r>
        <w:rPr>
          <w:b/>
          <w:bCs/>
        </w:rPr>
        <w:t xml:space="preserve">Entradas:</w:t>
      </w:r>
      <w:r>
        <w:t xml:space="preserve"> PIP; diagnóstico das microbacias; critérios do item 2.</w:t>
      </w:r>
    </w:p>
    <w:p>
      <w:r>
        <w:rPr>
          <w:b/>
          <w:bCs/>
        </w:rPr>
        <w:t xml:space="preserve">Responsáveis:</w:t>
      </w:r>
      <w:r>
        <w:t xml:space="preserve"> SEAB (executa); IAT (aprova a lista); proprietários (consultados).</w:t>
      </w:r>
    </w:p>
    <w:p>
      <w:commentRangeStart w:id="32"/>
      <w:r>
        <w:rPr>
          <w:b/>
          <w:bCs/>
        </w:rPr>
        <w:t xml:space="preserve">Produto:</w:t>
      </w:r>
      <w:r>
        <w:t xml:space="preserve"> lista de domicílios por manancial.</w:t>
      </w:r>
      <w:commentRangeEnd w:id="32"/>
      <w:r>
        <w:commentReference w:id="32"/>
      </w:r>
    </w:p>
    <w:p>
      <w:pPr>
        <w:pStyle w:val="EtapaAcao"/>
      </w:pPr>
      <w:r>
        <w:t xml:space="preserve">4.2 Etapa 2: Contratação das soluções e das obras</w:t>
      </w:r>
    </w:p>
    <w:p>
      <w:r>
        <w:rPr>
          <w:b/>
          <w:bCs/>
        </w:rPr>
        <w:t xml:space="preserve">Atividades:</w:t>
      </w:r>
      <w:r>
        <w:t xml:space="preserve"> elaboração do Termo de Referência das soluções descentralizadas e das obras civis; publicação do edital; licitação; contratação. A contratação pode integrar o processo do esgotamento sanitário nas comunidades, em lotes próprios.</w:t>
      </w:r>
    </w:p>
    <w:p>
      <w:r>
        <w:rPr>
          <w:b/>
          <w:bCs/>
        </w:rPr>
        <w:t xml:space="preserve">Entradas:</w:t>
      </w:r>
      <w:r>
        <w:t xml:space="preserve"> lista de domicílios; especificações conforme a ABNT NBR 17076:2024.</w:t>
      </w:r>
    </w:p>
    <w:p>
      <w:r>
        <w:rPr>
          <w:b/>
          <w:bCs/>
        </w:rPr>
        <w:t xml:space="preserve">Responsáveis:</w:t>
      </w:r>
      <w:r>
        <w:t xml:space="preserve"> IAT (executa e aprova); SEAB (consultada); UGP e Banco Mundial (consultados, quando houver revisão prévia).</w:t>
      </w:r>
    </w:p>
    <w:p>
      <w:r>
        <w:rPr>
          <w:b/>
          <w:bCs/>
        </w:rPr>
        <w:t xml:space="preserve">Produto:</w:t>
      </w:r>
      <w:r>
        <w:t xml:space="preserve"> contrato assinado.</w:t>
      </w:r>
    </w:p>
    <w:p>
      <w:pPr>
        <w:pStyle w:val="EtapaAcao"/>
      </w:pPr>
      <w:r>
        <w:t xml:space="preserve">4.3 Etapa 3: Projeto sanitário da propriedade</w:t>
      </w:r>
    </w:p>
    <w:p>
      <w:r>
        <w:rPr>
          <w:b/>
          <w:bCs/>
        </w:rPr>
        <w:t xml:space="preserve">Atividades:</w:t>
      </w:r>
      <w:r>
        <w:t xml:space="preserve"> elaboração, pela empresa contratada, do projeto de cada propriedade, considerada a topografia do terreno, o número de moradores, a capacidade de infiltração do solo e a solução de tratamento adequada, inclusive o manejo do lodo.</w:t>
      </w:r>
    </w:p>
    <w:p>
      <w:r>
        <w:rPr>
          <w:b/>
          <w:bCs/>
        </w:rPr>
        <w:t xml:space="preserve">Entradas:</w:t>
      </w:r>
      <w:r>
        <w:t xml:space="preserve"> contrato; dados do PIP.</w:t>
      </w:r>
    </w:p>
    <w:p>
      <w:r>
        <w:rPr>
          <w:b/>
          <w:bCs/>
        </w:rPr>
        <w:t xml:space="preserve">Responsáveis:</w:t>
      </w:r>
      <w:r>
        <w:t xml:space="preserve"> empresa contratada (executa); IAT (aprova); SEAB e proprietário (consultados).</w:t>
      </w:r>
    </w:p>
    <w:p>
      <w:r>
        <w:rPr>
          <w:b/>
          <w:bCs/>
        </w:rPr>
        <w:t xml:space="preserve">Produto:</w:t>
      </w:r>
      <w:r>
        <w:t xml:space="preserve"> projeto aprovado.</w:t>
      </w:r>
    </w:p>
    <w:p>
      <w:pPr>
        <w:pStyle w:val="EtapaAcao"/>
      </w:pPr>
      <w:r>
        <w:t xml:space="preserve">4.4 Etapa 4: Instalação e verificação técnica</w:t>
      </w:r>
    </w:p>
    <w:p>
      <w:r>
        <w:rPr>
          <w:b/>
          <w:bCs/>
        </w:rPr>
        <w:t xml:space="preserve">Atividades:</w:t>
      </w:r>
      <w:r>
        <w:t xml:space="preserve"> execução das obras civis e instalação dos dispositivos; verificação do funcionamento, da estanqueidade e da garantia; correções, quando necessárias, conforme a </w:t>
      </w:r>
      <w:r>
        <w:fldChar w:fldCharType="begin" w:dirty="true"/>
      </w:r>
      <w:r>
        <w:instrText xml:space="preserve"> REF _Ref320007045 \h </w:instrText>
      </w:r>
      <w:r>
        <w:fldChar w:fldCharType="separate"/>
      </w:r>
      <w:r>
        <w:t xml:space="preserve">Figura 25</w:t>
      </w:r>
      <w:r>
        <w:fldChar w:fldCharType="end"/>
      </w:r>
      <w:r>
        <w:t xml:space="preserve">.</w:t>
      </w:r>
    </w:p>
    <w:p>
      <w:r>
        <w:rPr>
          <w:b/>
          <w:bCs/>
        </w:rPr>
        <w:t xml:space="preserve">Entradas:</w:t>
      </w:r>
      <w:r>
        <w:t xml:space="preserve"> projeto aprovado; autorização do proprietário.</w:t>
      </w:r>
    </w:p>
    <w:p>
      <w:r>
        <w:rPr>
          <w:b/>
          <w:bCs/>
        </w:rPr>
        <w:t xml:space="preserve">Responsáveis:</w:t>
      </w:r>
      <w:r>
        <w:t xml:space="preserve"> empresa contratada (executa); supervisora (acompanha); IAT (aprova).</w:t>
      </w:r>
    </w:p>
    <w:p>
      <w:r>
        <w:rPr>
          <w:b/>
          <w:bCs/>
        </w:rPr>
        <w:t xml:space="preserve">Produto:</w:t>
      </w:r>
      <w:r>
        <w:t xml:space="preserve"> sistema verificado e validado.</w:t>
      </w:r>
    </w:p>
    <w:p>
      <w:pPr>
        <w:pStyle w:val="EtapaAcao"/>
      </w:pPr>
      <w:r>
        <w:t xml:space="preserve">4.5 Etapa 5: Orientação do proprietário</w:t>
      </w:r>
    </w:p>
    <w:p>
      <w:r>
        <w:rPr>
          <w:b/>
          <w:bCs/>
        </w:rPr>
        <w:t xml:space="preserve">Atividades:</w:t>
      </w:r>
      <w:r>
        <w:t xml:space="preserve"> orientação quanto ao funcionamento, ao uso adequado, à manutenção preventiva e à limpeza periódica, durante a instalação, com apoio da equipe técnica da SEAB que atende a propriedade.</w:t>
      </w:r>
    </w:p>
    <w:p>
      <w:r>
        <w:rPr>
          <w:b/>
          <w:bCs/>
        </w:rPr>
        <w:t xml:space="preserve">Entradas:</w:t>
      </w:r>
      <w:r>
        <w:t xml:space="preserve"> sistema em instalação; material de orientação.</w:t>
      </w:r>
    </w:p>
    <w:p>
      <w:r>
        <w:rPr>
          <w:b/>
          <w:bCs/>
        </w:rPr>
        <w:t xml:space="preserve">Responsáveis:</w:t>
      </w:r>
      <w:r>
        <w:t xml:space="preserve"> empresa contratada (executa); SEAB (consultada); IAT (aprova o material).</w:t>
      </w:r>
    </w:p>
    <w:p>
      <w:r>
        <w:rPr>
          <w:b/>
          <w:bCs/>
        </w:rPr>
        <w:t xml:space="preserve">Produto:</w:t>
      </w:r>
      <w:r>
        <w:t xml:space="preserve"> proprietário orientado.</w:t>
      </w:r>
    </w:p>
    <w:p>
      <w:pPr>
        <w:pStyle w:val="EtapaAcao"/>
      </w:pPr>
      <w:r>
        <w:t xml:space="preserve">4.6 Etapa 6: Medição, comprovação e pagamento</w:t>
      </w:r>
    </w:p>
    <w:p>
      <w:r>
        <w:rPr>
          <w:b/>
          <w:bCs/>
        </w:rPr>
        <w:t xml:space="preserve">Atividades:</w:t>
      </w:r>
      <w:r>
        <w:t xml:space="preserve"> relatórios de medição e evidências; assinatura do proprietário; auditoria documental e verificação </w:t>
      </w:r>
      <w:r>
        <w:rPr>
          <w:i/>
          <w:iCs/>
        </w:rPr>
        <w:t xml:space="preserve">in loco</w:t>
      </w:r>
      <w:r>
        <w:t xml:space="preserve">; relatório de medição final; amostragem </w:t>
      </w:r>
      <w:r>
        <w:rPr>
          <w:i/>
          <w:iCs/>
        </w:rPr>
        <w:t xml:space="preserve">in loco</w:t>
      </w:r>
      <w:r>
        <w:t xml:space="preserve">; ordenação da despesa e pagamento, conforme a </w:t>
      </w:r>
      <w:r>
        <w:fldChar w:fldCharType="begin" w:dirty="true"/>
      </w:r>
      <w:r>
        <w:instrText xml:space="preserve"> REF _Ref320007046 \h </w:instrText>
      </w:r>
      <w:r>
        <w:fldChar w:fldCharType="separate"/>
      </w:r>
      <w:r>
        <w:t xml:space="preserve">Figura 26</w:t>
      </w:r>
      <w:r>
        <w:fldChar w:fldCharType="end"/>
      </w:r>
      <w:r>
        <w:t xml:space="preserve">. O IAT aprova cada lote após a validação técnica realizada com a SEAB.</w:t>
      </w:r>
    </w:p>
    <w:p>
      <w:r>
        <w:rPr>
          <w:b/>
          <w:bCs/>
        </w:rPr>
        <w:t xml:space="preserve">Entradas:</w:t>
      </w:r>
      <w:r>
        <w:t xml:space="preserve"> sistemas validados; assinaturas dos proprietários.</w:t>
      </w:r>
    </w:p>
    <w:p>
      <w:r>
        <w:rPr>
          <w:b/>
          <w:bCs/>
        </w:rPr>
        <w:t xml:space="preserve">Responsáveis:</w:t>
      </w:r>
      <w:r>
        <w:t xml:space="preserve"> empresa contratada (executa); SEAB (consultada na validação); IAT (aprova e efetua o pagamento).</w:t>
      </w:r>
    </w:p>
    <w:p>
      <w:commentRangeStart w:id="33"/>
      <w:r>
        <w:rPr>
          <w:b/>
          <w:bCs/>
        </w:rPr>
        <w:t xml:space="preserve">Produto:</w:t>
      </w:r>
      <w:r>
        <w:t xml:space="preserve"> relatório técnico aprovado pelo IAT, com a validação da SEAB, e comprovante de pagamento, por lote.</w:t>
      </w:r>
      <w:commentRangeEnd w:id="33"/>
      <w:r>
        <w:commentReference w:id="33"/>
      </w:r>
    </w:p>
    <w:p>
      <w:pPr>
        <w:pStyle w:val="EtapaAcao"/>
      </w:pPr>
      <w:r>
        <w:t xml:space="preserve">4.7 Etapa 7: Encerramento</w:t>
      </w:r>
    </w:p>
    <w:p>
      <w:r>
        <w:rPr>
          <w:b/>
          <w:bCs/>
        </w:rPr>
        <w:t xml:space="preserve">Atividades:</w:t>
      </w:r>
      <w:r>
        <w:t xml:space="preserve"> encerramento de cada lote e do contrato; registro das propriedades atendidas, para a assistência técnica prestada pela SEAB.</w:t>
      </w:r>
    </w:p>
    <w:p>
      <w:r>
        <w:rPr>
          <w:b/>
          <w:bCs/>
        </w:rPr>
        <w:t xml:space="preserve">Entradas:</w:t>
      </w:r>
      <w:r>
        <w:t xml:space="preserve"> relatórios aprovados e pagamentos realizados.</w:t>
      </w:r>
    </w:p>
    <w:p>
      <w:r>
        <w:rPr>
          <w:b/>
          <w:bCs/>
        </w:rPr>
        <w:t xml:space="preserve">Responsáveis:</w:t>
      </w:r>
      <w:r>
        <w:t xml:space="preserve"> IAT (executa); UGP (valida).</w:t>
      </w:r>
    </w:p>
    <w:p>
      <w:r>
        <w:rPr>
          <w:b/>
          <w:bCs/>
        </w:rPr>
        <w:t xml:space="preserve">Produto:</w:t>
      </w:r>
      <w:r>
        <w:t xml:space="preserve"> lote encerrado.</w:t>
      </w:r>
    </w:p>
    <w:p>
      <w:pPr>
        <w:pStyle w:val="EtapaAcao"/>
      </w:pPr>
      <w:r>
        <w:t xml:space="preserve">4.8 Modalidade de execução</w:t>
      </w:r>
    </w:p>
    <w:p>
      <w:r>
        <w:t xml:space="preserve">O item de custo é o sistema individual de tratamento de efluentes: 2.300 domicílios a R$ 8.000,00, no total de R$ 18,40 milhões, com recursos do empréstimo do BIRD. A execução ocorre mediante licitação de obras, com o projeto e a instalação no mesmo contrato, conforme o Caderno AQ. O eventual agrupamento com o esgotamento sanitário nas comunidades em um mesmo processo, em lotes distintos, é definido no Plano de Aquisições.</w:t>
      </w:r>
    </w:p>
    <w:p>
      <w:pPr>
        <w:pStyle w:val="ItemAcao"/>
      </w:pPr>
      <w:r>
        <w:t xml:space="preserve">5. Matriz de responsabilidades</w:t>
      </w:r>
    </w:p>
    <w:p>
      <w:r>
        <w:t xml:space="preserve">O </w:t>
      </w:r>
      <w:r>
        <w:fldChar w:fldCharType="begin" w:dirty="true"/>
      </w:r>
      <w:r>
        <w:instrText xml:space="preserve"> REF _Ref320007058 \h </w:instrText>
      </w:r>
      <w:r>
        <w:fldChar w:fldCharType="separate"/>
      </w:r>
      <w:r>
        <w:t xml:space="preserve">Quadro 63</w:t>
      </w:r>
      <w:r>
        <w:fldChar w:fldCharType="end"/>
      </w:r>
      <w:r>
        <w:t xml:space="preserve"> apresenta o papel de cada parte em cada etapa.</w:t>
      </w:r>
    </w:p>
    <w:p>
      <w:pPr>
        <w:pStyle w:val="Legenda"/>
      </w:pPr>
      <w:bookmarkStart w:id="7058" w:name="_Ref320007058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63</w:t>
      </w:r>
      <w:r>
        <w:fldChar w:fldCharType="end"/>
      </w:r>
      <w:bookmarkEnd w:id="7058"/>
      <w:r>
        <w:t xml:space="preserve"> – Matriz de responsabilidades do esgotamento sanitário em mananciais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800"/>
        <w:gridCol w:w="800"/>
        <w:gridCol w:w="800"/>
        <w:gridCol w:w="800"/>
        <w:gridCol w:w="800"/>
        <w:gridCol w:w="800"/>
        <w:gridCol w:w="800"/>
        <w:gridCol w:w="1171"/>
      </w:tblGrid>
      <w:tr>
        <w:trPr>
          <w:tblHeader/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Parte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E7</w:t>
            </w:r>
          </w:p>
        </w:tc>
        <w:tc>
          <w:tcPr>
            <w:tcW w:type="dxa" w:w="11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Produto final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  <w:r>
              <w:t xml:space="preserve"> </w:t>
            </w: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SEAB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Empresa contratada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Supervisora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Proprietários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UGP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Banco Mundial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11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</w:tr>
    </w:tbl>
    <w:p>
      <w:pPr>
        <w:pStyle w:val="Fonte"/>
        <w:keepNext/>
      </w:pPr>
      <w:r>
        <w:t xml:space="preserve">Fonte: IAT (2026).</w:t>
      </w:r>
    </w:p>
    <w:p>
      <w:pPr>
        <w:pStyle w:val="Fonte"/>
        <w:spacing w:before="0" w:after="240"/>
      </w:pPr>
      <w:r>
        <w:t xml:space="preserve">Nota: E1 a E7 correspondem às Etapas 1 a 7 do item 4. </w:t>
      </w:r>
      <w:r>
        <w:rPr>
          <w:b/>
          <w:bCs/>
          <w:color w:val="FFFFFF"/>
          <w:bdr w:val="single" w:sz="16" w:space="0" w:color="0A73BA"/>
          <w:shd w:val="clear" w:color="auto" w:fill="0A73BA"/>
        </w:rPr>
        <w:t xml:space="preserve">R</w:t>
      </w:r>
      <w:r>
        <w:t xml:space="preserve"> executa (pode haver mais de um); </w:t>
      </w:r>
      <w:r>
        <w:rPr>
          <w:b/>
          <w:bCs/>
          <w:color w:val="FFFFFF"/>
          <w:bdr w:val="single" w:sz="16" w:space="0" w:color="0B3A5A"/>
          <w:shd w:val="clear" w:color="auto" w:fill="0B3A5A"/>
        </w:rPr>
        <w:t xml:space="preserve">A</w:t>
      </w:r>
      <w:r>
        <w:t xml:space="preserve"> aprova ou valida o produto (um por etapa); </w:t>
      </w:r>
      <w:r>
        <w:rPr>
          <w:b/>
          <w:bCs/>
          <w:color w:val="000000"/>
          <w:bdr w:val="single" w:sz="16" w:space="0" w:color="CCEADB"/>
          <w:shd w:val="clear" w:color="auto" w:fill="CCEADB"/>
        </w:rPr>
        <w:t xml:space="preserve">C</w:t>
      </w:r>
      <w:r>
        <w:t xml:space="preserve"> é consultado previamente; </w:t>
      </w:r>
      <w:r>
        <w:rPr>
          <w:b/>
          <w:bCs/>
          <w:color w:val="000000"/>
          <w:bdr w:val="single" w:sz="16" w:space="0" w:color="E6E6E6"/>
          <w:shd w:val="clear" w:color="auto" w:fill="E6E6E6"/>
        </w:rPr>
        <w:t xml:space="preserve">I</w:t>
      </w:r>
      <w:r>
        <w:t xml:space="preserve"> é informado posteriormente. Produto final: domicílios dos mananciais com solução individual instalada e aprovada.</w:t>
      </w:r>
    </w:p>
    <w:p>
      <w:pPr>
        <w:pStyle w:val="ItemAcao"/>
      </w:pPr>
      <w:r>
        <w:t xml:space="preserve">6. Metas, indicadores e comprovação</w:t>
      </w:r>
    </w:p>
    <w:p>
      <w:r>
        <w:t xml:space="preserve">A meta é de 460 domicílios por ano, de 2029 a 2033 (</w:t>
      </w:r>
      <w:r>
        <w:fldChar w:fldCharType="begin" w:dirty="true"/>
      </w:r>
      <w:r>
        <w:instrText xml:space="preserve"> REF _Ref320007059 \h </w:instrText>
      </w:r>
      <w:r>
        <w:fldChar w:fldCharType="separate"/>
      </w:r>
      <w:r>
        <w:t xml:space="preserve">Quadro 64</w:t>
      </w:r>
      <w:r>
        <w:fldChar w:fldCharType="end"/>
      </w:r>
      <w:r>
        <w:t xml:space="preserve">).</w:t>
      </w:r>
    </w:p>
    <w:p>
      <w:pPr>
        <w:pStyle w:val="Legenda"/>
      </w:pPr>
      <w:bookmarkStart w:id="7059" w:name="_Ref320007059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64</w:t>
      </w:r>
      <w:r>
        <w:fldChar w:fldCharType="end"/>
      </w:r>
      <w:bookmarkEnd w:id="7059"/>
      <w:r>
        <w:t xml:space="preserve"> – Metas anuais do esgotamento sanitário em mananciais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150"/>
        <w:gridCol w:w="720"/>
        <w:gridCol w:w="720"/>
        <w:gridCol w:w="720"/>
        <w:gridCol w:w="720"/>
        <w:gridCol w:w="720"/>
        <w:gridCol w:w="720"/>
        <w:gridCol w:w="720"/>
        <w:gridCol w:w="981"/>
      </w:tblGrid>
      <w:tr>
        <w:trPr>
          <w:tblHeader/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Produto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Unidade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1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2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3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4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7</w:t>
            </w:r>
          </w:p>
        </w:tc>
        <w:tc>
          <w:tcPr>
            <w:tcW w:type="dxa" w:w="98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Sistema individual de tratamento de efluentes</w:t>
            </w:r>
          </w:p>
        </w:tc>
        <w:tc>
          <w:tcPr>
            <w:tcW w:type="dxa" w:w="11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domicílios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460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460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460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460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460</w:t>
            </w:r>
          </w:p>
        </w:tc>
        <w:tc>
          <w:tcPr>
            <w:tcW w:type="dxa" w:w="98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2.300</w:t>
            </w:r>
          </w:p>
        </w:tc>
      </w:tr>
    </w:tbl>
    <w:p>
      <w:pPr>
        <w:pStyle w:val="Fonte"/>
        <w:keepNext/>
      </w:pPr>
      <w:r>
        <w:t xml:space="preserve">Fonte: Planilha PSH_CUSTO_Consolidada, versão v2408 (PARANÁ, 2026).</w:t>
      </w:r>
    </w:p>
    <w:p>
      <w:pPr>
        <w:pStyle w:val="Fonte"/>
        <w:spacing w:before="0" w:after="240"/>
      </w:pPr>
      <w:r>
        <w:t xml:space="preserve">Nota: Ano 1 = 2027 e Ano 7 = 2033.</w:t>
      </w:r>
    </w:p>
    <w:p>
      <w:r>
        <w:t xml:space="preserve">Os indicadores constam do </w:t>
      </w:r>
      <w:r>
        <w:fldChar w:fldCharType="begin" w:dirty="true"/>
      </w:r>
      <w:r>
        <w:instrText xml:space="preserve"> REF _Ref320007060 \h </w:instrText>
      </w:r>
      <w:r>
        <w:fldChar w:fldCharType="separate"/>
      </w:r>
      <w:r>
        <w:t xml:space="preserve">Quadro 65</w:t>
      </w:r>
      <w:r>
        <w:fldChar w:fldCharType="end"/>
      </w:r>
      <w:r>
        <w:t xml:space="preserve">; o de pessoas atendidas é calculado da mesma forma que no esgotamento sanitário nas comunidades.</w:t>
      </w:r>
    </w:p>
    <w:p>
      <w:pPr>
        <w:pStyle w:val="Legenda"/>
      </w:pPr>
      <w:bookmarkStart w:id="7060" w:name="_Ref320007060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65</w:t>
      </w:r>
      <w:r>
        <w:fldChar w:fldCharType="end"/>
      </w:r>
      <w:bookmarkEnd w:id="7060"/>
      <w:r>
        <w:t xml:space="preserve"> – Indicadores do esgotamento sanitário em mananciais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1"/>
        <w:gridCol w:w="1250"/>
        <w:gridCol w:w="1000"/>
        <w:gridCol w:w="1450"/>
        <w:gridCol w:w="2500"/>
      </w:tblGrid>
      <w:tr>
        <w:trPr>
          <w:tblHeader/>
          <w:cantSplit/>
        </w:trPr>
        <w:tc>
          <w:tcPr>
            <w:tcW w:type="dxa" w:w="2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Indicador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Unidade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Linha de base (2025)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Meta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Frequência e fonte dos dados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Domicílios de mananciais com solução individual instalada e aprovada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domicílios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2.300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Por lote; IAT e SEAB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Pessoas atendidas com, pelo menos, esgotamento sanitário (parcela do indicador do componente)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pessoas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6.440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Anual; IAT, com desagregação por sexo e jovens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Mananciais com instalações concluídas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mananciais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9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Anual; IAT</w:t>
            </w:r>
          </w:p>
        </w:tc>
      </w:tr>
    </w:tbl>
    <w:p>
      <w:pPr>
        <w:pStyle w:val="Fonte"/>
      </w:pPr>
      <w:r>
        <w:t xml:space="preserve">Fonte: IAT (2026).</w:t>
      </w:r>
    </w:p>
    <w:p>
      <w:r>
        <w:t xml:space="preserve">Os critérios de aceite são os mesmos do esgotamento sanitário nas comunidades, com validação técnica realizada com a SEAB (</w:t>
      </w:r>
      <w:r>
        <w:fldChar w:fldCharType="begin" w:dirty="true"/>
      </w:r>
      <w:r>
        <w:instrText xml:space="preserve"> REF _Ref320007061 \h </w:instrText>
      </w:r>
      <w:r>
        <w:fldChar w:fldCharType="separate"/>
      </w:r>
      <w:r>
        <w:t xml:space="preserve">Quadro 66</w:t>
      </w:r>
      <w:r>
        <w:fldChar w:fldCharType="end"/>
      </w:r>
      <w:r>
        <w:t xml:space="preserve">).</w:t>
      </w:r>
    </w:p>
    <w:p>
      <w:pPr>
        <w:pStyle w:val="Legenda"/>
      </w:pPr>
      <w:bookmarkStart w:id="7061" w:name="_Ref320007061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66</w:t>
      </w:r>
      <w:r>
        <w:fldChar w:fldCharType="end"/>
      </w:r>
      <w:bookmarkEnd w:id="7061"/>
      <w:r>
        <w:t xml:space="preserve"> – Critérios de aceite e evidências do esgotamento sanitário em mananciais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0"/>
        <w:gridCol w:w="3071"/>
        <w:gridCol w:w="2650"/>
        <w:gridCol w:w="1400"/>
      </w:tblGrid>
      <w:tr>
        <w:trPr>
          <w:tblHeader/>
          <w:cantSplit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Produto</w:t>
            </w:r>
          </w:p>
        </w:tc>
        <w:tc>
          <w:tcPr>
            <w:tcW w:type="dxa" w:w="30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Critério de aceite</w:t>
            </w:r>
          </w:p>
        </w:tc>
        <w:tc>
          <w:tcPr>
            <w:tcW w:type="dxa" w:w="2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Evidência de comprovação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Responsável pela validação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Lista de domicílios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Domicílios dos mananciais sem destinação adequada, com adesão do proprietário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Lista da SEAB, com os PIP de origem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Projeto sanitário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Solução adequada à propriedade, conforme a ABNT NBR 17076:2024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Projeto aprovado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Sistema instalado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Execução conforme o projeto; teste de estanqueidade aprovado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Relatório de medição; laudo de verificação; registro fotográfico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IAT, com a SEAB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Execução confirmada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Execução confirmada pelo proprietário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Assinatura do proprietário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Lote aprovado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Auditoria documental, verificação </w:t>
            </w:r>
            <w:r>
              <w:rPr>
                <w:i/>
                <w:iCs/>
              </w:rPr>
              <w:t xml:space="preserve">in loco</w:t>
            </w:r>
            <w:r>
              <w:t xml:space="preserve"> e amostragem aprovadas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Relatório técnico aprovado; comprovante de pagamento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IAT, com a SEAB</w:t>
            </w:r>
          </w:p>
        </w:tc>
      </w:tr>
    </w:tbl>
    <w:p>
      <w:pPr>
        <w:pStyle w:val="Fonte"/>
      </w:pPr>
      <w:r>
        <w:t xml:space="preserve">Fonte: IAT (2026).</w:t>
      </w:r>
    </w:p>
    <w:p>
      <w:pPr>
        <w:pStyle w:val="ItemAcao"/>
      </w:pPr>
      <w:r>
        <w:t xml:space="preserve">7. Gestão de riscos e impactos ambientais e sociais</w:t>
      </w:r>
    </w:p>
    <w:p>
      <w:r>
        <w:t xml:space="preserve">Os riscos são os mesmos do esgotamento sanitário nas comunidades, com atenção adicional à proteção dos recursos hídricos, por se tratar de instalações em mananciais de abastecimento público (</w:t>
      </w:r>
      <w:r>
        <w:fldChar w:fldCharType="begin" w:dirty="true"/>
      </w:r>
      <w:r>
        <w:instrText xml:space="preserve"> REF _Ref320007062 \h </w:instrText>
      </w:r>
      <w:r>
        <w:fldChar w:fldCharType="separate"/>
      </w:r>
      <w:r>
        <w:t xml:space="preserve">Quadro 67</w:t>
      </w:r>
      <w:r>
        <w:fldChar w:fldCharType="end"/>
      </w:r>
      <w:r>
        <w:t xml:space="preserve">).</w:t>
      </w:r>
    </w:p>
    <w:p>
      <w:pPr>
        <w:pStyle w:val="Legenda"/>
      </w:pPr>
      <w:bookmarkStart w:id="7062" w:name="_Ref320007062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67</w:t>
      </w:r>
      <w:r>
        <w:fldChar w:fldCharType="end"/>
      </w:r>
      <w:bookmarkEnd w:id="7062"/>
      <w:r>
        <w:t xml:space="preserve"> – Aplicação das Normas Ambientais e Sociais ao esgotamento sanitário em mananciais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71"/>
        <w:gridCol w:w="4000"/>
      </w:tblGrid>
      <w:tr>
        <w:trPr>
          <w:tblHeader/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NAS</w:t>
            </w:r>
          </w:p>
        </w:tc>
        <w:tc>
          <w:tcPr>
            <w:tcW w:type="dxa" w:w="33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Aplicação à ação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Medidas e instrumentos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1 – Avaliação e gestão de riscos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Instalação em propriedades de mananciais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Dimensionamento conforme a ABNT NBR 17076:2024; distâncias mínimas de nascentes e cursos d'água; verificação técnica (MGAS)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2 – Condições de trabalho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Trabalhadores das empresas contratadas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Uso de EPI; treinamento de segurança; Procedimentos de Gestão de Mão de Obra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3 – Eficiência de recursos e prevenção da poluição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Contaminação do solo e da água do manancial; lodo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Testes de estanqueidade; orientação sobre o manejo do lodo; Plano de Gerenciamento de Resíduos Sólidos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4 – Saúde e segurança da comunidade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Valas abertas nas propriedades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Sinalização, isolamento e proteção das valas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10 – Engajamento das partes interessadas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Proprietários rurais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Autorização prévia; apoio da equipe técnica da SEAB; Mecanismo de Queixas e Reclamações (PEPI e MQR)</w:t>
            </w:r>
          </w:p>
        </w:tc>
      </w:tr>
    </w:tbl>
    <w:p>
      <w:pPr>
        <w:pStyle w:val="Fonte"/>
        <w:keepNext/>
      </w:pPr>
      <w:r>
        <w:t xml:space="preserve">Fonte: IAT (2026), com base nos instrumentos do Caderno AS.</w:t>
      </w:r>
    </w:p>
    <w:p>
      <w:pPr>
        <w:pStyle w:val="Fonte"/>
        <w:spacing w:before="0" w:after="240"/>
      </w:pPr>
      <w:r>
        <w:t xml:space="preserve">Nota: a NAS 5 não se aplica, por não haver aquisição de terras; a NAS 6 é verificada na triagem das propriedades situadas em áreas de preservação.</w:t>
      </w:r>
    </w:p>
    <w:p>
      <w:pPr>
        <w:pStyle w:val="ItemAcao"/>
      </w:pPr>
      <w:r>
        <w:t xml:space="preserve">8. Cronograma</w:t>
      </w:r>
    </w:p>
    <w:p>
      <w:r>
        <w:t xml:space="preserve">A SEAB indica os domicílios a partir de 2028, a contratação ocorre em 2029 e as instalações estendem-se de 2029 a 2033, com 460 domicílios por ano (</w:t>
      </w:r>
      <w:r>
        <w:fldChar w:fldCharType="begin" w:dirty="true"/>
      </w:r>
      <w:r>
        <w:instrText xml:space="preserve"> REF _Ref320007063 \h </w:instrText>
      </w:r>
      <w:r>
        <w:fldChar w:fldCharType="separate"/>
      </w:r>
      <w:r>
        <w:t xml:space="preserve">Figura 31</w:t>
      </w:r>
      <w:r>
        <w:fldChar w:fldCharType="end"/>
      </w:r>
      <w:r>
        <w:t xml:space="preserve">).</w:t>
      </w:r>
    </w:p>
    <w:p>
      <w:pPr>
        <w:pStyle w:val="Legenda"/>
      </w:pPr>
      <w:bookmarkStart w:id="7063" w:name="_Ref320007063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31</w:t>
      </w:r>
      <w:r>
        <w:fldChar w:fldCharType="end"/>
      </w:r>
      <w:bookmarkEnd w:id="7063"/>
      <w:r>
        <w:t xml:space="preserve"> – Cronograma das etapas e das entregas do esgotamento sanitário em mananciais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628960" cy="2923920"/>
            <wp:effectExtent l="0" t="0" r="0" b="0"/>
            <wp:docPr id="530" name="Figura 530" descr="Cronograma anual de 2027 a 2033 com as etapas e as quantidades a entregar do esgotamento sanitário em manancia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c3_g-crono-3226.png" descr="Cronograma anual de 2027 a 2033 com as etapas e as quantidades a entregar do esgotamento sanitário em mananciais.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5628960" cy="29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(2026), com quantidades da planilha PSH_CUSTO_Consolidada (PARANÁ, 2026).</w:t>
      </w:r>
    </w:p>
    <w:p>
      <w:pPr>
        <w:pStyle w:val="ItemAcao"/>
      </w:pPr>
      <w:r>
        <w:t xml:space="preserve">9. Interfaces e dependências</w:t>
      </w:r>
    </w:p>
    <w:p>
      <w:r>
        <w:t xml:space="preserve">A ação depende dos PIP e do diagnóstico das microbacias, elaborados no Componente 2, e da supervisão das instalações. Fornece à gestão de riscos nas bacias de abastecimento a redução da carga de esgoto nos mananciais, à UGP o número de pessoas atendidas para o indicador do componente e à SEAB o registro das propriedades atendidas (</w:t>
      </w:r>
      <w:r>
        <w:fldChar w:fldCharType="begin" w:dirty="true"/>
      </w:r>
      <w:r>
        <w:instrText xml:space="preserve"> REF _Ref320007064 \h </w:instrText>
      </w:r>
      <w:r>
        <w:fldChar w:fldCharType="separate"/>
      </w:r>
      <w:r>
        <w:t xml:space="preserve">Figura 32</w:t>
      </w:r>
      <w:r>
        <w:fldChar w:fldCharType="end"/>
      </w:r>
      <w:r>
        <w:t xml:space="preserve">).</w:t>
      </w:r>
    </w:p>
    <w:p>
      <w:pPr>
        <w:pStyle w:val="Legenda"/>
      </w:pPr>
      <w:bookmarkStart w:id="7064" w:name="_Ref320007064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32</w:t>
      </w:r>
      <w:r>
        <w:fldChar w:fldCharType="end"/>
      </w:r>
      <w:bookmarkEnd w:id="7064"/>
      <w:r>
        <w:t xml:space="preserve"> – Interfaces e dependências do esgotamento sanitário em mananciais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507640" cy="1741680"/>
            <wp:effectExtent l="0" t="0" r="0" b="0"/>
            <wp:docPr id="531" name="Figura 531" descr="Diagrama das interfaces do esgotamento sanitário em mananciais: insumos recebidos de outras partes do Programa e produtos entregues a el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c3_g-interf-3226.png" descr="Diagrama das interfaces do esgotamento sanitário em mananciais: insumos recebidos de outras partes do Programa e produtos entregues a elas.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5507640" cy="1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(2026).</w:t>
      </w:r>
    </w:p>
    <w:p>
      <w:pPr>
        <w:pStyle w:val="ItemAcao"/>
      </w:pPr>
      <w:r>
        <w:t xml:space="preserve">10. Documentos complementares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ABNT NBR 17076:2024 (ABNT, 2024);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Planos Integrados de Propriedade (Componente 2);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Protocolo de validação técnica IAT–SEAB (a elaborar);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Termo de Referência e edital das soluções e das obras (a elaborar);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Caderno AQ e Caderno AS.</w:t>
      </w:r>
    </w:p>
    <w:p>
      <w:pPr>
        <w:pStyle w:val="TituloAcao"/>
      </w:pPr>
      <w:r>
        <w:t xml:space="preserve">Ação 3.2.2.7 – Supervisão e gerenciamento das obras</w:t>
      </w:r>
    </w:p>
    <w:p>
      <w:pPr>
        <w:pStyle w:val="ItemAcao"/>
      </w:pPr>
      <w:r>
        <w:t xml:space="preserve">1. Contextualização</w:t>
      </w:r>
    </w:p>
    <w:p>
      <w:r>
        <w:t xml:space="preserve">A ação contrata empresa de supervisão e gerenciamento para o acompanhamento independente das obras de abastecimento de água e de esgotamento sanitário da atividade, em apoio à fiscalização do IAT, com registro do andamento, da qualidade e da conformidade ambiental e social das obras (IAT, 2026a).</w:t>
      </w:r>
    </w:p>
    <w:p>
      <w:r>
        <w:t xml:space="preserve">As obras da atividade são numerosas e dispersas no território estadual: 83 sistemas coletivos de abastecimento de água e 6.367 instalações domiciliares de esgotamento sanitário. A equipe de fiscalização do IAT não tem capacidade para acompanhar simultaneamente todas as frentes, e a ausência de acompanhamento contínuo eleva os riscos de atraso, de não conformidade e de pagamento sem comprovação suficiente.</w:t>
      </w:r>
    </w:p>
    <w:p>
      <w:r>
        <w:t xml:space="preserve">A supervisão confere qualidade e rastreabilidade às obras: os relatórios e as medições verificadas pela supervisora subsidiam os critérios de aceite, os pagamentos e a emissão do Termo de Recebimento Definitivo nas ações de abastecimento de água e de esgotamento sanitário.</w:t>
      </w:r>
    </w:p>
    <w:p>
      <w:r>
        <w:rPr>
          <w:b/>
          <w:bCs/>
        </w:rPr>
        <w:t xml:space="preserve">Inclui:</w:t>
      </w:r>
      <w:r>
        <w:t xml:space="preserve"> o plano de supervisão; o acompanhamento de campo; o controle de qualidade dos materiais e dos serviços; a verificação das medições; o controle de prazos e custos; a verificação da conformidade ambiental, social e de saúde e segurança do trabalho; os relatórios mensais; e o apoio ao recebimento das obras.</w:t>
      </w:r>
    </w:p>
    <w:p>
      <w:r>
        <w:rPr>
          <w:b/>
          <w:bCs/>
        </w:rPr>
        <w:t xml:space="preserve">Não inclui:</w:t>
      </w:r>
      <w:r>
        <w:t xml:space="preserve"> a fiscalização dos contratos, que permanece atribuição do IAT, nem os projetos e as obras.</w:t>
      </w:r>
    </w:p>
    <w:p>
      <w:r>
        <w:rPr>
          <w:b/>
          <w:bCs/>
        </w:rPr>
        <w:t xml:space="preserve">Valor previsto:</w:t>
      </w:r>
      <w:r>
        <w:t xml:space="preserve"> R$ 10,79 milhões (empréstimo BIRD: R$ 10,79 milhões; contrapartida: R$ 0,00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r>
        <w:t xml:space="preserve">A supervisão abrange todas as frentes de obra da atividade: as 83 comunidades atendidas com abastecimento de água e esgotamento sanitário (</w:t>
      </w:r>
      <w:r>
        <w:fldChar w:fldCharType="begin" w:dirty="true"/>
      </w:r>
      <w:r>
        <w:instrText xml:space="preserve"> REF _Ref320007003 \h </w:instrText>
      </w:r>
      <w:r>
        <w:fldChar w:fldCharType="separate"/>
      </w:r>
      <w:r>
        <w:t xml:space="preserve">Figura 4</w:t>
      </w:r>
      <w:r>
        <w:fldChar w:fldCharType="end"/>
      </w:r>
      <w:r>
        <w:t xml:space="preserve">) e as propriedades dos nove mananciais selecionados (</w:t>
      </w:r>
      <w:r>
        <w:fldChar w:fldCharType="begin" w:dirty="true"/>
      </w:r>
      <w:r>
        <w:instrText xml:space="preserve"> REF _Ref320007055 \h </w:instrText>
      </w:r>
      <w:r>
        <w:fldChar w:fldCharType="separate"/>
      </w:r>
      <w:r>
        <w:t xml:space="preserve">Tabela 1</w:t>
      </w:r>
      <w:r>
        <w:fldChar w:fldCharType="end"/>
      </w:r>
      <w:r>
        <w:t xml:space="preserve">).</w:t>
      </w:r>
    </w:p>
    <w:p>
      <w:pPr>
        <w:pStyle w:val="ItemAcao"/>
      </w:pPr>
      <w:r>
        <w:t xml:space="preserve">3. Arranjo institucional e partes interessadas</w:t>
      </w:r>
    </w:p>
    <w:p>
      <w:r>
        <w:t xml:space="preserve">O IAT, por meio da DISAR, contrata a supervisora, designa a fiscalização de cada contrato de obra e aprova os relatórios. A supervisora acompanha as obras e reporta ao IAT, e os executores das obras corrigem as não conformidades apontadas. A UGP recebe as informações de progresso físico e de conformidade ambiental e social, e o Banco Mundial manifesta-se sobre o Termo de Referência e a seleção, quando houver revisão prévia.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</w:rPr>
        <w:t xml:space="preserve">Intervenientes:</w:t>
      </w:r>
      <w:r>
        <w:t xml:space="preserve"> empresa supervisora; empresas executoras das obras; prefeituras, informadas do andamento;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</w:rPr>
        <w:t xml:space="preserve">Público envolvido:</w:t>
      </w:r>
      <w:r>
        <w:t xml:space="preserve"> moradores das comunidades e proprietários das áreas com obras.</w:t>
      </w:r>
    </w:p>
    <w:p>
      <w:r>
        <w:t xml:space="preserve">Os beneficiários diretos são o IAT, que amplia a capacidade de acompanhamento das obras, e as comunidades, que recebem obras de melhor qualidade. Os beneficiários indiretos são os usuários dos sistemas e o Programa, com a redução dos riscos de execução.</w:t>
      </w:r>
    </w:p>
    <w:p>
      <w:pPr>
        <w:pStyle w:val="ItemAcao"/>
      </w:pPr>
      <w:r>
        <w:t xml:space="preserve">4. Processo de execução operacional</w:t>
      </w:r>
    </w:p>
    <w:p>
      <w:r>
        <w:t xml:space="preserve">A ação compreende cinco etapas, da contratação ao relatório final (</w:t>
      </w:r>
      <w:r>
        <w:fldChar w:fldCharType="begin" w:dirty="true"/>
      </w:r>
      <w:r>
        <w:instrText xml:space="preserve"> REF _Ref320007065 \h </w:instrText>
      </w:r>
      <w:r>
        <w:fldChar w:fldCharType="separate"/>
      </w:r>
      <w:r>
        <w:t xml:space="preserve">Figura 33</w:t>
      </w:r>
      <w:r>
        <w:fldChar w:fldCharType="end"/>
      </w:r>
      <w:r>
        <w:t xml:space="preserve">). Durante as obras, a supervisão opera em ciclo mensal (</w:t>
      </w:r>
      <w:r>
        <w:fldChar w:fldCharType="begin" w:dirty="true"/>
      </w:r>
      <w:r>
        <w:instrText xml:space="preserve"> REF _Ref320007066 \h </w:instrText>
      </w:r>
      <w:r>
        <w:fldChar w:fldCharType="separate"/>
      </w:r>
      <w:r>
        <w:t xml:space="preserve">Figura 34</w:t>
      </w:r>
      <w:r>
        <w:fldChar w:fldCharType="end"/>
      </w:r>
      <w:r>
        <w:t xml:space="preserve">): visitas de campo e controle de qualidade, correção das não conformidades pelo executor, verificação das medições, relatório mensal aprovado pelo IAT e consolidação do progresso pela UGP.</w:t>
      </w:r>
    </w:p>
    <w:p>
      <w:pPr>
        <w:pStyle w:val="Legenda"/>
      </w:pPr>
      <w:bookmarkStart w:id="7065" w:name="_Ref320007065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33</w:t>
      </w:r>
      <w:r>
        <w:fldChar w:fldCharType="end"/>
      </w:r>
      <w:bookmarkEnd w:id="7065"/>
      <w:r>
        <w:t xml:space="preserve"> – Fluxograma da supervisão e gerenciamento das obras: entradas, etapas por responsável e saídas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746320" cy="3354840"/>
            <wp:effectExtent l="0" t="0" r="0" b="0"/>
            <wp:docPr id="532" name="Figura 532" descr="Fluxograma em raias da supervisão e gerenciamento das obras, com uma raia por instituição, as etapas numeradas na raia do executor, as entradas no topo e as saídas na b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c3_g-raias-3227.png" descr="Fluxograma em raias da supervisão e gerenciamento das obras, com uma raia por instituição, as etapas numeradas na raia do executor, as entradas no topo e as saídas na base.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5746320" cy="335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(2026).</w:t>
      </w:r>
    </w:p>
    <w:p>
      <w:pPr>
        <w:pStyle w:val="Legenda"/>
      </w:pPr>
      <w:bookmarkStart w:id="7066" w:name="_Ref320007066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34</w:t>
      </w:r>
      <w:r>
        <w:fldChar w:fldCharType="end"/>
      </w:r>
      <w:bookmarkEnd w:id="7066"/>
      <w:r>
        <w:t xml:space="preserve"> – Ciclo mensal de supervisão das obras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746320" cy="2784240"/>
            <wp:effectExtent l="0" t="0" r="0" b="0"/>
            <wp:docPr id="533" name="Figura 533" descr="Fluxograma em raias do ciclo mensal de supervisão, com a correção das não conformidades, a aprovação do relatório pelo IAT, a consolidação pela UGP e a repetição mensal até a conclusão das obr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c3_f-ciclo-supervisao.png" descr="Fluxograma em raias do ciclo mensal de supervisão, com a correção das não conformidades, a aprovação do relatório pelo IAT, a consolidação pela UGP e a repetição mensal até a conclusão das obras.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5746320" cy="27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(2026).</w:t>
      </w:r>
    </w:p>
    <w:p>
      <w:pPr>
        <w:pStyle w:val="EtapaAcao"/>
      </w:pPr>
      <w:r>
        <w:t xml:space="preserve">4.1 Etapa 1: Contratação da supervisora</w:t>
      </w:r>
    </w:p>
    <w:p>
      <w:r>
        <w:rPr>
          <w:b/>
          <w:bCs/>
        </w:rPr>
        <w:t xml:space="preserve">Atividades:</w:t>
      </w:r>
      <w:r>
        <w:t xml:space="preserve"> elaboração do Termo de Referência, com escopo, equipe e produtos; seleção da consultoria pelo método definido no Plano de Aquisições; assinatura do contrato e emissão da ordem de serviço.</w:t>
      </w:r>
    </w:p>
    <w:p>
      <w:r>
        <w:rPr>
          <w:b/>
          <w:bCs/>
        </w:rPr>
        <w:t xml:space="preserve">Entradas:</w:t>
      </w:r>
      <w:r>
        <w:t xml:space="preserve"> cronogramas previstos das obras; Termo de Referência.</w:t>
      </w:r>
    </w:p>
    <w:p>
      <w:r>
        <w:rPr>
          <w:b/>
          <w:bCs/>
        </w:rPr>
        <w:t xml:space="preserve">Responsáveis:</w:t>
      </w:r>
      <w:r>
        <w:t xml:space="preserve"> IAT (executa e aprova); UGP e Banco Mundial (consultados).</w:t>
      </w:r>
    </w:p>
    <w:p>
      <w:r>
        <w:rPr>
          <w:b/>
          <w:bCs/>
        </w:rPr>
        <w:t xml:space="preserve">Produto:</w:t>
      </w:r>
      <w:r>
        <w:t xml:space="preserve"> contrato assinado.</w:t>
      </w:r>
    </w:p>
    <w:p>
      <w:pPr>
        <w:pStyle w:val="EtapaAcao"/>
      </w:pPr>
      <w:r>
        <w:t xml:space="preserve">4.2 Etapa 2: Mobilização e plano de supervisão</w:t>
      </w:r>
    </w:p>
    <w:p>
      <w:r>
        <w:rPr>
          <w:b/>
          <w:bCs/>
        </w:rPr>
        <w:t xml:space="preserve">Atividades:</w:t>
      </w:r>
      <w:r>
        <w:t xml:space="preserve"> mobilização da equipe; elaboração do plano de supervisão, com procedimentos de medição, de controle de qualidade e de registro das não conformidades; implantação do sistema de registro e de relatórios.</w:t>
      </w:r>
    </w:p>
    <w:p>
      <w:r>
        <w:rPr>
          <w:b/>
          <w:bCs/>
        </w:rPr>
        <w:t xml:space="preserve">Entradas:</w:t>
      </w:r>
      <w:r>
        <w:t xml:space="preserve"> contrato; projetos aprovados; contratos das obras.</w:t>
      </w:r>
    </w:p>
    <w:p>
      <w:r>
        <w:rPr>
          <w:b/>
          <w:bCs/>
        </w:rPr>
        <w:t xml:space="preserve">Responsáveis:</w:t>
      </w:r>
      <w:r>
        <w:t xml:space="preserve"> supervisora (executa); IAT (aprova).</w:t>
      </w:r>
    </w:p>
    <w:p>
      <w:r>
        <w:rPr>
          <w:b/>
          <w:bCs/>
        </w:rPr>
        <w:t xml:space="preserve">Produto:</w:t>
      </w:r>
      <w:r>
        <w:t xml:space="preserve"> plano de supervisão aprovado.</w:t>
      </w:r>
    </w:p>
    <w:p>
      <w:pPr>
        <w:pStyle w:val="EtapaAcao"/>
      </w:pPr>
      <w:r>
        <w:t xml:space="preserve">4.3 Etapa 3: Acompanhamento das obras</w:t>
      </w:r>
    </w:p>
    <w:p>
      <w:r>
        <w:rPr>
          <w:b/>
          <w:bCs/>
        </w:rPr>
        <w:t xml:space="preserve">Atividades:</w:t>
      </w:r>
      <w:r>
        <w:t xml:space="preserve"> visitas de campo; controle de qualidade dos materiais e dos serviços; verificação dos requisitos ambientais, sociais e de saúde e segurança do trabalho; registro das não conformidades e acompanhamento da correção.</w:t>
      </w:r>
    </w:p>
    <w:p>
      <w:r>
        <w:rPr>
          <w:b/>
          <w:bCs/>
        </w:rPr>
        <w:t xml:space="preserve">Entradas:</w:t>
      </w:r>
      <w:r>
        <w:t xml:space="preserve"> plano de supervisão; obras em execução.</w:t>
      </w:r>
    </w:p>
    <w:p>
      <w:r>
        <w:rPr>
          <w:b/>
          <w:bCs/>
        </w:rPr>
        <w:t xml:space="preserve">Responsáveis:</w:t>
      </w:r>
      <w:r>
        <w:t xml:space="preserve"> supervisora (executa); executores das obras (corrigem); IAT (aprova).</w:t>
      </w:r>
    </w:p>
    <w:p>
      <w:r>
        <w:rPr>
          <w:b/>
          <w:bCs/>
        </w:rPr>
        <w:t xml:space="preserve">Produto:</w:t>
      </w:r>
      <w:r>
        <w:t xml:space="preserve"> registros de campo e de não conformidades.</w:t>
      </w:r>
    </w:p>
    <w:p>
      <w:pPr>
        <w:pStyle w:val="EtapaAcao"/>
      </w:pPr>
      <w:r>
        <w:t xml:space="preserve">4.4 Etapa 4: Medições e relatórios</w:t>
      </w:r>
    </w:p>
    <w:p>
      <w:r>
        <w:rPr>
          <w:b/>
          <w:bCs/>
        </w:rPr>
        <w:t xml:space="preserve">Atividades:</w:t>
      </w:r>
      <w:r>
        <w:t xml:space="preserve"> verificação das medições dos executores; controle de prazos e custos; relatórios mensais ao IAT, com as informações de progresso destinadas à UGP.</w:t>
      </w:r>
    </w:p>
    <w:p>
      <w:r>
        <w:rPr>
          <w:b/>
          <w:bCs/>
        </w:rPr>
        <w:t xml:space="preserve">Entradas:</w:t>
      </w:r>
      <w:r>
        <w:t xml:space="preserve"> registros de campo; medições dos executores.</w:t>
      </w:r>
    </w:p>
    <w:p>
      <w:r>
        <w:rPr>
          <w:b/>
          <w:bCs/>
        </w:rPr>
        <w:t xml:space="preserve">Responsáveis:</w:t>
      </w:r>
      <w:r>
        <w:t xml:space="preserve"> supervisora (executa); IAT (aprova); UGP (informada).</w:t>
      </w:r>
    </w:p>
    <w:p>
      <w:r>
        <w:rPr>
          <w:b/>
          <w:bCs/>
        </w:rPr>
        <w:t xml:space="preserve">Produto:</w:t>
      </w:r>
      <w:r>
        <w:t xml:space="preserve"> relatórios mensais aprovados.</w:t>
      </w:r>
    </w:p>
    <w:p>
      <w:pPr>
        <w:pStyle w:val="EtapaAcao"/>
      </w:pPr>
      <w:r>
        <w:t xml:space="preserve">4.5 Etapa 5: Recebimento das obras e encerramento</w:t>
      </w:r>
    </w:p>
    <w:p>
      <w:r>
        <w:rPr>
          <w:b/>
          <w:bCs/>
        </w:rPr>
        <w:t xml:space="preserve">Atividades:</w:t>
      </w:r>
      <w:r>
        <w:t xml:space="preserve"> apoio ao recebimento provisório e definitivo das obras; conferência dos projetos </w:t>
      </w:r>
      <w:r>
        <w:rPr>
          <w:i/>
          <w:iCs/>
        </w:rPr>
        <w:t xml:space="preserve">as built</w:t>
      </w:r>
      <w:r>
        <w:t xml:space="preserve">; relatório final de supervisão.</w:t>
      </w:r>
    </w:p>
    <w:p>
      <w:r>
        <w:rPr>
          <w:b/>
          <w:bCs/>
        </w:rPr>
        <w:t xml:space="preserve">Entradas:</w:t>
      </w:r>
      <w:r>
        <w:t xml:space="preserve"> obras concluídas; relatórios mensais.</w:t>
      </w:r>
    </w:p>
    <w:p>
      <w:r>
        <w:rPr>
          <w:b/>
          <w:bCs/>
        </w:rPr>
        <w:t xml:space="preserve">Responsáveis:</w:t>
      </w:r>
      <w:r>
        <w:t xml:space="preserve"> supervisora (executa); IAT (aprova).</w:t>
      </w:r>
    </w:p>
    <w:p>
      <w:r>
        <w:rPr>
          <w:b/>
          <w:bCs/>
        </w:rPr>
        <w:t xml:space="preserve">Produto:</w:t>
      </w:r>
      <w:r>
        <w:t xml:space="preserve"> relatório final de supervisão.</w:t>
      </w:r>
    </w:p>
    <w:p>
      <w:pPr>
        <w:pStyle w:val="EtapaAcao"/>
      </w:pPr>
      <w:r>
        <w:t xml:space="preserve">4.6 Modalidade de execução</w:t>
      </w:r>
    </w:p>
    <w:p>
      <w:commentRangeStart w:id="34"/>
      <w:r>
        <w:t xml:space="preserve">O item de custo é a supervisão e o gerenciamento de obras: 36 profissionais-mês a R$ 299.722,20, no total de R$ 10,79 milhões, com recursos do empréstimo do BIRD. A execução ocorre mediante licitação de serviços de consultoria, conforme o Caderno AQ.</w:t>
      </w:r>
      <w:commentRangeEnd w:id="34"/>
      <w:r>
        <w:commentReference w:id="34"/>
      </w:r>
    </w:p>
    <w:p>
      <w:pPr>
        <w:pStyle w:val="ItemAcao"/>
      </w:pPr>
      <w:r>
        <w:t xml:space="preserve">5. Matriz de responsabilidades</w:t>
      </w:r>
    </w:p>
    <w:p>
      <w:r>
        <w:t xml:space="preserve">O </w:t>
      </w:r>
      <w:r>
        <w:fldChar w:fldCharType="begin" w:dirty="true"/>
      </w:r>
      <w:r>
        <w:instrText xml:space="preserve"> REF _Ref320007067 \h </w:instrText>
      </w:r>
      <w:r>
        <w:fldChar w:fldCharType="separate"/>
      </w:r>
      <w:r>
        <w:t xml:space="preserve">Quadro 68</w:t>
      </w:r>
      <w:r>
        <w:fldChar w:fldCharType="end"/>
      </w:r>
      <w:r>
        <w:t xml:space="preserve"> apresenta o papel de cada parte em cada etapa.</w:t>
      </w:r>
    </w:p>
    <w:p>
      <w:pPr>
        <w:pStyle w:val="Legenda"/>
      </w:pPr>
      <w:bookmarkStart w:id="7067" w:name="_Ref320007067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68</w:t>
      </w:r>
      <w:r>
        <w:fldChar w:fldCharType="end"/>
      </w:r>
      <w:bookmarkEnd w:id="7067"/>
      <w:r>
        <w:t xml:space="preserve"> – Matriz de responsabilidades da supervisão e gerenciamento das obras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800"/>
        <w:gridCol w:w="800"/>
        <w:gridCol w:w="800"/>
        <w:gridCol w:w="800"/>
        <w:gridCol w:w="800"/>
        <w:gridCol w:w="2771"/>
      </w:tblGrid>
      <w:tr>
        <w:trPr>
          <w:tblHeader/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Parte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E5</w:t>
            </w:r>
          </w:p>
        </w:tc>
        <w:tc>
          <w:tcPr>
            <w:tcW w:type="dxa" w:w="27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Produto final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  <w:r>
              <w:t xml:space="preserve"> </w:t>
            </w: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  <w:tc>
          <w:tcPr>
            <w:tcW w:type="dxa" w:w="27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B3A5A"/>
                <w:shd w:val="clear" w:color="auto" w:fill="0B3A5A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Supervisora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27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Executores das obras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FFFFFF"/>
                <w:bdr w:val="single" w:sz="16" w:space="0" w:color="0A73BA"/>
                <w:shd w:val="clear" w:color="auto" w:fill="0A73BA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27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Prefeituras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27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UGP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  <w:tc>
          <w:tcPr>
            <w:tcW w:type="dxa" w:w="27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E6E6E6"/>
                <w:shd w:val="clear" w:color="auto" w:fill="E6E6E6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Banco Mundial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rPr>
                <w:b/>
                <w:bCs/>
                <w:color w:val="000000"/>
                <w:bdr w:val="single" w:sz="16" w:space="0" w:color="CCEADB"/>
                <w:shd w:val="clear" w:color="auto" w:fill="CCEADB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  <w:tc>
          <w:tcPr>
            <w:tcW w:type="dxa" w:w="27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center"/>
            </w:pPr>
            <w:r>
              <w:t xml:space="preserve">–</w:t>
            </w:r>
          </w:p>
        </w:tc>
      </w:tr>
    </w:tbl>
    <w:p>
      <w:pPr>
        <w:pStyle w:val="Fonte"/>
        <w:keepNext/>
      </w:pPr>
      <w:r>
        <w:t xml:space="preserve">Fonte: IAT (2026).</w:t>
      </w:r>
    </w:p>
    <w:p>
      <w:pPr>
        <w:pStyle w:val="Fonte"/>
        <w:spacing w:before="0" w:after="240"/>
      </w:pPr>
      <w:r>
        <w:t xml:space="preserve">Nota: E1 a E5 correspondem às Etapas 1 a 5 do item 4. </w:t>
      </w:r>
      <w:r>
        <w:rPr>
          <w:b/>
          <w:bCs/>
          <w:color w:val="FFFFFF"/>
          <w:bdr w:val="single" w:sz="16" w:space="0" w:color="0A73BA"/>
          <w:shd w:val="clear" w:color="auto" w:fill="0A73BA"/>
        </w:rPr>
        <w:t xml:space="preserve">R</w:t>
      </w:r>
      <w:r>
        <w:t xml:space="preserve"> executa (pode haver mais de um); </w:t>
      </w:r>
      <w:r>
        <w:rPr>
          <w:b/>
          <w:bCs/>
          <w:color w:val="FFFFFF"/>
          <w:bdr w:val="single" w:sz="16" w:space="0" w:color="0B3A5A"/>
          <w:shd w:val="clear" w:color="auto" w:fill="0B3A5A"/>
        </w:rPr>
        <w:t xml:space="preserve">A</w:t>
      </w:r>
      <w:r>
        <w:t xml:space="preserve"> aprova ou valida o produto (um por etapa); </w:t>
      </w:r>
      <w:r>
        <w:rPr>
          <w:b/>
          <w:bCs/>
          <w:color w:val="000000"/>
          <w:bdr w:val="single" w:sz="16" w:space="0" w:color="CCEADB"/>
          <w:shd w:val="clear" w:color="auto" w:fill="CCEADB"/>
        </w:rPr>
        <w:t xml:space="preserve">C</w:t>
      </w:r>
      <w:r>
        <w:t xml:space="preserve"> é consultado previamente; </w:t>
      </w:r>
      <w:r>
        <w:rPr>
          <w:b/>
          <w:bCs/>
          <w:color w:val="000000"/>
          <w:bdr w:val="single" w:sz="16" w:space="0" w:color="E6E6E6"/>
          <w:shd w:val="clear" w:color="auto" w:fill="E6E6E6"/>
        </w:rPr>
        <w:t xml:space="preserve">I</w:t>
      </w:r>
      <w:r>
        <w:t xml:space="preserve"> é informado posteriormente. Produto final: obras supervisionadas, com relatórios aprovados.</w:t>
      </w:r>
    </w:p>
    <w:p>
      <w:pPr>
        <w:pStyle w:val="ItemAcao"/>
      </w:pPr>
      <w:r>
        <w:t xml:space="preserve">6. Metas, indicadores e comprovação</w:t>
      </w:r>
    </w:p>
    <w:p>
      <w:r>
        <w:t xml:space="preserve">A meta física é expressa em profissionais-mês, de 2029 a 2032 (</w:t>
      </w:r>
      <w:r>
        <w:fldChar w:fldCharType="begin" w:dirty="true"/>
      </w:r>
      <w:r>
        <w:instrText xml:space="preserve"> REF _Ref320007068 \h </w:instrText>
      </w:r>
      <w:r>
        <w:fldChar w:fldCharType="separate"/>
      </w:r>
      <w:r>
        <w:t xml:space="preserve">Quadro 69</w:t>
      </w:r>
      <w:r>
        <w:fldChar w:fldCharType="end"/>
      </w:r>
      <w:r>
        <w:t xml:space="preserve">).</w:t>
      </w:r>
    </w:p>
    <w:p>
      <w:pPr>
        <w:pStyle w:val="Legenda"/>
      </w:pPr>
      <w:bookmarkStart w:id="7068" w:name="_Ref320007068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69</w:t>
      </w:r>
      <w:r>
        <w:fldChar w:fldCharType="end"/>
      </w:r>
      <w:bookmarkEnd w:id="7068"/>
      <w:r>
        <w:t xml:space="preserve"> – Metas anuais da supervisão e gerenciamento das obras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150"/>
        <w:gridCol w:w="720"/>
        <w:gridCol w:w="720"/>
        <w:gridCol w:w="720"/>
        <w:gridCol w:w="720"/>
        <w:gridCol w:w="720"/>
        <w:gridCol w:w="720"/>
        <w:gridCol w:w="720"/>
        <w:gridCol w:w="981"/>
      </w:tblGrid>
      <w:tr>
        <w:trPr>
          <w:tblHeader/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Produto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Unidade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1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2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3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4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Ano 7</w:t>
            </w:r>
          </w:p>
        </w:tc>
        <w:tc>
          <w:tcPr>
            <w:tcW w:type="dxa" w:w="98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Supervisão e gerenciamento de obras</w:t>
            </w:r>
          </w:p>
        </w:tc>
        <w:tc>
          <w:tcPr>
            <w:tcW w:type="dxa" w:w="11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prof.-mês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6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12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12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6</w:t>
            </w:r>
          </w:p>
        </w:tc>
        <w:tc>
          <w:tcPr>
            <w:tcW w:type="dxa" w:w="72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98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36</w:t>
            </w:r>
          </w:p>
        </w:tc>
      </w:tr>
    </w:tbl>
    <w:p>
      <w:pPr>
        <w:pStyle w:val="Fonte"/>
        <w:keepNext/>
      </w:pPr>
      <w:r>
        <w:t xml:space="preserve">Fonte: Planilha PSH_CUSTO_Consolidada, versão v2408 (PARANÁ, 2026).</w:t>
      </w:r>
    </w:p>
    <w:p>
      <w:pPr>
        <w:pStyle w:val="Fonte"/>
        <w:spacing w:before="0" w:after="240"/>
      </w:pPr>
      <w:r>
        <w:t xml:space="preserve">Nota: Ano 1 = 2027 e Ano 7 = 2033. Prof.-mês = profissionais-mês.</w:t>
      </w:r>
    </w:p>
    <w:p>
      <w:r>
        <w:t xml:space="preserve">Os indicadores constam do </w:t>
      </w:r>
      <w:r>
        <w:fldChar w:fldCharType="begin" w:dirty="true"/>
      </w:r>
      <w:r>
        <w:instrText xml:space="preserve"> REF _Ref320007069 \h </w:instrText>
      </w:r>
      <w:r>
        <w:fldChar w:fldCharType="separate"/>
      </w:r>
      <w:r>
        <w:t xml:space="preserve">Quadro 70</w:t>
      </w:r>
      <w:r>
        <w:fldChar w:fldCharType="end"/>
      </w:r>
      <w:r>
        <w:t xml:space="preserve">, e os critérios de aceite, do </w:t>
      </w:r>
      <w:r>
        <w:fldChar w:fldCharType="begin" w:dirty="true"/>
      </w:r>
      <w:r>
        <w:instrText xml:space="preserve"> REF _Ref320007070 \h </w:instrText>
      </w:r>
      <w:r>
        <w:fldChar w:fldCharType="separate"/>
      </w:r>
      <w:r>
        <w:t xml:space="preserve">Quadro 71</w:t>
      </w:r>
      <w:r>
        <w:fldChar w:fldCharType="end"/>
      </w:r>
      <w:r>
        <w:t xml:space="preserve">.</w:t>
      </w:r>
    </w:p>
    <w:p>
      <w:pPr>
        <w:pStyle w:val="Legenda"/>
      </w:pPr>
      <w:commentRangeStart w:id="35"/>
      <w:bookmarkStart w:id="7069" w:name="_Ref320007069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70</w:t>
      </w:r>
      <w:r>
        <w:fldChar w:fldCharType="end"/>
      </w:r>
      <w:bookmarkEnd w:id="7069"/>
      <w:r>
        <w:t xml:space="preserve"> – Indicadores da supervisão e gerenciamento das obras</w:t>
      </w:r>
      <w:commentRangeEnd w:id="35"/>
      <w:r>
        <w:commentReference w:id="35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1"/>
        <w:gridCol w:w="1250"/>
        <w:gridCol w:w="1000"/>
        <w:gridCol w:w="1450"/>
        <w:gridCol w:w="2500"/>
      </w:tblGrid>
      <w:tr>
        <w:trPr>
          <w:tblHeader/>
          <w:cantSplit/>
        </w:trPr>
        <w:tc>
          <w:tcPr>
            <w:tcW w:type="dxa" w:w="2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Indicador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Unidade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Linha de base (2025)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center"/>
            </w:pPr>
            <w:r>
              <w:t xml:space="preserve">Meta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Frequência e fonte dos dados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Relatórios de supervisão aprovados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relatórios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 por mês de supervisão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Mensal; IAT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Sistemas de abastecimento supervisionados com Termo de Recebimento Definitivo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sistemas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0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83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Semestral; IAT</w:t>
            </w:r>
          </w:p>
        </w:tc>
      </w:tr>
      <w:tr>
        <w:trPr>
          <w:cantSplit/>
        </w:trPr>
        <w:tc>
          <w:tcPr>
            <w:tcW w:type="dxa" w:w="2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Não conformidades corrigidas no prazo</w:t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% das registradas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–</w:t>
            </w:r>
          </w:p>
        </w:tc>
        <w:tc>
          <w:tcPr>
            <w:tcW w:type="dxa" w:w="14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right"/>
            </w:pPr>
            <w:r>
              <w:t xml:space="preserve">100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extoQuadro"/>
              <w:jc w:val="left"/>
            </w:pPr>
            <w:r>
              <w:t xml:space="preserve">Mensal; relatórios de supervisão</w:t>
            </w:r>
          </w:p>
        </w:tc>
      </w:tr>
    </w:tbl>
    <w:p>
      <w:pPr>
        <w:pStyle w:val="Fonte"/>
      </w:pPr>
      <w:r>
        <w:t xml:space="preserve">Fonte: IAT (2026).</w:t>
      </w:r>
    </w:p>
    <w:p>
      <w:pPr>
        <w:pStyle w:val="Legenda"/>
      </w:pPr>
      <w:bookmarkStart w:id="7070" w:name="_Ref320007070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71</w:t>
      </w:r>
      <w:r>
        <w:fldChar w:fldCharType="end"/>
      </w:r>
      <w:bookmarkEnd w:id="7070"/>
      <w:r>
        <w:t xml:space="preserve"> – Critérios de aceite e evidências da supervisão e gerenciamento das obras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0"/>
        <w:gridCol w:w="3071"/>
        <w:gridCol w:w="2650"/>
        <w:gridCol w:w="1400"/>
      </w:tblGrid>
      <w:tr>
        <w:trPr>
          <w:tblHeader/>
          <w:cantSplit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Produto</w:t>
            </w:r>
          </w:p>
        </w:tc>
        <w:tc>
          <w:tcPr>
            <w:tcW w:type="dxa" w:w="30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Critério de aceite</w:t>
            </w:r>
          </w:p>
        </w:tc>
        <w:tc>
          <w:tcPr>
            <w:tcW w:type="dxa" w:w="2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Evidência de comprovação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Responsável pela validação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Plano de supervisão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Procedimentos de medição, qualidade e registro definidos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Plano aprovado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Relatório mensal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Andamento, medições, não conformidades e conformidade ambiental e social de cada frente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Relatório aprovado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Medições verificadas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Quantidades conferidas em campo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Boletins de medição atestados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Relatório final</w:t>
            </w:r>
          </w:p>
        </w:tc>
        <w:tc>
          <w:tcPr>
            <w:tcW w:type="dxa" w:w="30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Consolida a supervisão e o recebimento das obras</w:t>
            </w:r>
          </w:p>
        </w:tc>
        <w:tc>
          <w:tcPr>
            <w:tcW w:type="dxa" w:w="2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Relatório final aprovado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IAT</w:t>
            </w:r>
          </w:p>
        </w:tc>
      </w:tr>
    </w:tbl>
    <w:p>
      <w:pPr>
        <w:pStyle w:val="Fonte"/>
      </w:pPr>
      <w:r>
        <w:t xml:space="preserve">Fonte: IAT (2026).</w:t>
      </w:r>
    </w:p>
    <w:p>
      <w:pPr>
        <w:pStyle w:val="ItemAcao"/>
      </w:pPr>
      <w:r>
        <w:t xml:space="preserve">7. Gestão de riscos e impactos ambientais e sociais</w:t>
      </w:r>
    </w:p>
    <w:p>
      <w:r>
        <w:t xml:space="preserve">A supervisora constitui instrumento de cumprimento das NAS nas obras, mediante verificação em campo dos requisitos ambientais, sociais e de saúde e segurança aplicáveis às ações de abastecimento de água e de esgotamento sanitário (</w:t>
      </w:r>
      <w:r>
        <w:fldChar w:fldCharType="begin" w:dirty="true"/>
      </w:r>
      <w:r>
        <w:instrText xml:space="preserve"> REF _Ref320007071 \h </w:instrText>
      </w:r>
      <w:r>
        <w:fldChar w:fldCharType="separate"/>
      </w:r>
      <w:r>
        <w:t xml:space="preserve">Quadro 72</w:t>
      </w:r>
      <w:r>
        <w:fldChar w:fldCharType="end"/>
      </w:r>
      <w:r>
        <w:t xml:space="preserve">). As demais NAS são tratadas nas respectivas ações.</w:t>
      </w:r>
    </w:p>
    <w:p>
      <w:pPr>
        <w:pStyle w:val="Legenda"/>
      </w:pPr>
      <w:bookmarkStart w:id="7071" w:name="_Ref320007071"/>
      <w:r>
        <w:t xml:space="preserve">Quadro </w:t>
      </w:r>
      <w:r>
        <w:fldChar w:fldCharType="begin" w:dirty="true"/>
      </w:r>
      <w:r>
        <w:instrText xml:space="preserve"> SEQ Quadro \* ARABIC </w:instrText>
      </w:r>
      <w:r>
        <w:fldChar w:fldCharType="separate"/>
      </w:r>
      <w:r>
        <w:t>72</w:t>
      </w:r>
      <w:r>
        <w:fldChar w:fldCharType="end"/>
      </w:r>
      <w:bookmarkEnd w:id="7071"/>
      <w:r>
        <w:t xml:space="preserve"> – Aplicação das Normas Ambientais e Sociais à supervisão e gerenciamento das obras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71"/>
        <w:gridCol w:w="4000"/>
      </w:tblGrid>
      <w:tr>
        <w:trPr>
          <w:tblHeader/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NAS</w:t>
            </w:r>
          </w:p>
        </w:tc>
        <w:tc>
          <w:tcPr>
            <w:tcW w:type="dxa" w:w="33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Aplicação à ação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pStyle w:val="CabQuadro"/>
              <w:jc w:val="left"/>
            </w:pPr>
            <w:r>
              <w:t xml:space="preserve">Medidas e instrumentos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1 – Avaliação e gestão de riscos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Acompanhamento dos planos ambientais e sociais das obras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Verificação e registro em cada relatório mensal (MGAS)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2 – Condições de trabalho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Trabalhadores das obras e da própria supervisora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Verificação de EPI, treinamentos e registros de incidentes (Procedimentos de Gestão de Mão de Obra)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4 – Saúde e segurança da comunidade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Sinalização e isolamento das obras nas comunidades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Inspeção de campo e exigência de correção imediata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NAS 10 – Engajamento das partes interessadas</w:t>
            </w:r>
          </w:p>
        </w:tc>
        <w:tc>
          <w:tcPr>
            <w:tcW w:type="dxa" w:w="33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Queixas relacionadas às obras</w:t>
            </w:r>
          </w:p>
        </w:tc>
        <w:tc>
          <w:tcPr>
            <w:tcW w:type="dxa" w:w="4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  <w:jc w:val="left"/>
            </w:pPr>
            <w:r>
              <w:t xml:space="preserve">Registro e encaminhamento ao Mecanismo de Queixas e Reclamações (MQR)</w:t>
            </w:r>
          </w:p>
        </w:tc>
      </w:tr>
    </w:tbl>
    <w:p>
      <w:pPr>
        <w:pStyle w:val="Fonte"/>
      </w:pPr>
      <w:r>
        <w:t xml:space="preserve">Fonte: IAT (2026), com base nos instrumentos do Caderno AS.</w:t>
      </w:r>
    </w:p>
    <w:p>
      <w:pPr>
        <w:pStyle w:val="ItemAcao"/>
      </w:pPr>
      <w:r>
        <w:t xml:space="preserve">8. Cronograma</w:t>
      </w:r>
    </w:p>
    <w:p>
      <w:r>
        <w:t xml:space="preserve">A contratação ocorre em 2028, a mobilização em 2029 e a supervisão de 2029 a 2032, com 6 profissionais-mês em 2029, 12 em 2030 e em 2031 e 6 em 2032 (</w:t>
      </w:r>
      <w:r>
        <w:fldChar w:fldCharType="begin" w:dirty="true"/>
      </w:r>
      <w:r>
        <w:instrText xml:space="preserve"> REF _Ref320007072 \h </w:instrText>
      </w:r>
      <w:r>
        <w:fldChar w:fldCharType="separate"/>
      </w:r>
      <w:r>
        <w:t xml:space="preserve">Figura 35</w:t>
      </w:r>
      <w:r>
        <w:fldChar w:fldCharType="end"/>
      </w:r>
      <w:r>
        <w:t xml:space="preserve">).</w:t>
      </w:r>
    </w:p>
    <w:p>
      <w:pPr>
        <w:pStyle w:val="Legenda"/>
      </w:pPr>
      <w:bookmarkStart w:id="7072" w:name="_Ref320007072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35</w:t>
      </w:r>
      <w:r>
        <w:fldChar w:fldCharType="end"/>
      </w:r>
      <w:bookmarkEnd w:id="7072"/>
      <w:r>
        <w:t xml:space="preserve"> – Cronograma das etapas e das entregas da supervisão e gerenciamento das obras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628960" cy="2347920"/>
            <wp:effectExtent l="0" t="0" r="0" b="0"/>
            <wp:docPr id="534" name="Figura 534" descr="Cronograma anual de 2027 a 2033 com as etapas e as quantidades a entregar da supervisão e gerenciamento das obr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c3_g-crono-3227.png" descr="Cronograma anual de 2027 a 2033 com as etapas e as quantidades a entregar da supervisão e gerenciamento das obras.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5628960" cy="23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(2026), com quantidades da planilha PSH_CUSTO_Consolidada (PARANÁ, 2026).</w:t>
      </w:r>
    </w:p>
    <w:p>
      <w:pPr>
        <w:pStyle w:val="ItemAcao"/>
      </w:pPr>
      <w:r>
        <w:t xml:space="preserve">9. Interfaces e dependências</w:t>
      </w:r>
    </w:p>
    <w:p>
      <w:r>
        <w:t xml:space="preserve">A ação depende dos contratos, dos projetos e dos cronogramas das obras de abastecimento de água e de esgotamento sanitário. Fornece ao IAT os relatórios que fundamentam as medições, os pagamentos e o recebimento das obras, aos executores as não conformidades a corrigir e à UGP as informações de progresso físico e de conformidade (</w:t>
      </w:r>
      <w:r>
        <w:fldChar w:fldCharType="begin" w:dirty="true"/>
      </w:r>
      <w:r>
        <w:instrText xml:space="preserve"> REF _Ref320007073 \h </w:instrText>
      </w:r>
      <w:r>
        <w:fldChar w:fldCharType="separate"/>
      </w:r>
      <w:r>
        <w:t xml:space="preserve">Figura 36</w:t>
      </w:r>
      <w:r>
        <w:fldChar w:fldCharType="end"/>
      </w:r>
      <w:r>
        <w:t xml:space="preserve">).</w:t>
      </w:r>
    </w:p>
    <w:p>
      <w:pPr>
        <w:pStyle w:val="Legenda"/>
      </w:pPr>
      <w:bookmarkStart w:id="7073" w:name="_Ref320007073"/>
      <w:r>
        <w:t xml:space="preserve">Figura </w:t>
      </w:r>
      <w:r>
        <w:fldChar w:fldCharType="begin" w:dirty="true"/>
      </w:r>
      <w:r>
        <w:instrText xml:space="preserve"> SEQ Figura \* ARABIC </w:instrText>
      </w:r>
      <w:r>
        <w:fldChar w:fldCharType="separate"/>
      </w:r>
      <w:r>
        <w:t>36</w:t>
      </w:r>
      <w:r>
        <w:fldChar w:fldCharType="end"/>
      </w:r>
      <w:bookmarkEnd w:id="7073"/>
      <w:r>
        <w:t xml:space="preserve"> – Interfaces e dependências da supervisão e gerenciamento das obras</w:t>
      </w:r>
    </w:p>
    <w:p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507640" cy="1939680"/>
            <wp:effectExtent l="0" t="0" r="0" b="0"/>
            <wp:docPr id="535" name="Figura 535" descr="Diagrama das interfaces da supervisão e gerenciamento das obras: insumos recebidos de outras partes do Programa e produtos entregues a el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c3_g-interf-3227.png" descr="Diagrama das interfaces da supervisão e gerenciamento das obras: insumos recebidos de outras partes do Programa e produtos entregues a elas.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5507640" cy="193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IAT (2026).</w:t>
      </w:r>
    </w:p>
    <w:p>
      <w:pPr>
        <w:pStyle w:val="ItemAcao"/>
      </w:pPr>
      <w:r>
        <w:t xml:space="preserve">10. Documentos complementares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Termo de Referência da supervisão e do gerenciamento das obras (a elaborar);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Regulamento de Aquisições do Banco Mundial para mutuários de Financiamento de Projetos de Investimento e Caderno AQ;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Caderno AS;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Normas técnicas aplicáveis às obras (ABNT) e projetos aprovados de cada sistema.</w:t>
      </w:r>
    </w:p>
    <w:p>
      <w:pPr>
        <w:pStyle w:val="TituloPre"/>
      </w:pPr>
      <w:r>
        <w:t xml:space="preserve">Referências</w:t>
      </w:r>
    </w:p>
    <w:p>
      <w:pPr>
        <w:pStyle w:val="Orientacao"/>
      </w:pPr>
      <w:r>
        <w:t xml:space="preserve">Notas técnicas de origem das atividades e demais documentos citados, conforme ABNT NBR 6023.</w:t>
      </w:r>
    </w:p>
    <w:p>
      <w:pPr>
        <w:spacing w:before="0" w:after="240" w:line="240" w:lineRule="auto"/>
        <w:jc w:val="left"/>
      </w:pPr>
      <w:r>
        <w:t xml:space="preserve">ASSOCIAÇÃO BRASILEIRA DE NORMAS TÉCNICAS (ABNT). </w:t>
      </w:r>
      <w:r>
        <w:rPr>
          <w:b/>
          <w:bCs/>
        </w:rPr>
        <w:t xml:space="preserve">NBR 12244</w:t>
      </w:r>
      <w:r>
        <w:t xml:space="preserve">: poço tubular: construção de poço tubular para captação de água subterrânea. Rio de Janeiro: ABNT, 2006.</w:t>
      </w:r>
    </w:p>
    <w:p>
      <w:pPr>
        <w:spacing w:before="0" w:after="240" w:line="240" w:lineRule="auto"/>
        <w:jc w:val="left"/>
      </w:pPr>
      <w:r>
        <w:t xml:space="preserve">ASSOCIAÇÃO BRASILEIRA DE NORMAS TÉCNICAS (ABNT). </w:t>
      </w:r>
      <w:r>
        <w:rPr>
          <w:b/>
          <w:bCs/>
        </w:rPr>
        <w:t xml:space="preserve">NBR 12212</w:t>
      </w:r>
      <w:r>
        <w:t xml:space="preserve">: projeto de poço tubular para captação de água subterrânea: procedimento. Rio de Janeiro: ABNT, 2017.</w:t>
      </w:r>
    </w:p>
    <w:p>
      <w:pPr>
        <w:spacing w:before="0" w:after="240" w:line="240" w:lineRule="auto"/>
        <w:jc w:val="left"/>
      </w:pPr>
      <w:r>
        <w:t xml:space="preserve">ASSOCIAÇÃO BRASILEIRA DE NORMAS TÉCNICAS (ABNT). </w:t>
      </w:r>
      <w:r>
        <w:rPr>
          <w:b/>
          <w:bCs/>
        </w:rPr>
        <w:t xml:space="preserve">NBR 17076</w:t>
      </w:r>
      <w:r>
        <w:t xml:space="preserve">: projeto de sistema de tratamento de esgoto de menor porte: requisitos. Rio de Janeiro: ABNT, 2024.</w:t>
      </w:r>
    </w:p>
    <w:p>
      <w:pPr>
        <w:spacing w:before="0" w:after="240" w:line="240" w:lineRule="auto"/>
        <w:jc w:val="left"/>
      </w:pPr>
      <w:r>
        <w:t xml:space="preserve">BAHIA. Governo do Estado. </w:t>
      </w:r>
      <w:r>
        <w:rPr>
          <w:b/>
          <w:bCs/>
        </w:rPr>
        <w:t xml:space="preserve">Centrais de abastecimento de associações são referência de política pública de saneamento rural</w:t>
      </w:r>
      <w:r>
        <w:t xml:space="preserve">. Salvador, 2022. Disponível em: https://www.ba.gov.br/comunicacao/2022/05/noticias/centrais-de-abastecimento-de-associacoes-sao-referencia-de-politica-publica-de-saneamento-rural.</w:t>
      </w:r>
    </w:p>
    <w:p>
      <w:pPr>
        <w:spacing w:before="0" w:after="240" w:line="240" w:lineRule="auto"/>
        <w:jc w:val="left"/>
      </w:pPr>
      <w:r>
        <w:t xml:space="preserve">BANCO MUNDIAL. </w:t>
      </w:r>
      <w:r>
        <w:rPr>
          <w:b/>
          <w:bCs/>
        </w:rPr>
        <w:t xml:space="preserve">Quadro Ambiental e Social</w:t>
      </w:r>
      <w:r>
        <w:t xml:space="preserve">. Washington, DC: Banco Mundial, 2017.</w:t>
      </w:r>
    </w:p>
    <w:p>
      <w:pPr>
        <w:spacing w:before="0" w:after="240" w:line="240" w:lineRule="auto"/>
        <w:jc w:val="left"/>
      </w:pPr>
      <w:r>
        <w:t xml:space="preserve">BRASIL. </w:t>
      </w:r>
      <w:r>
        <w:rPr>
          <w:b/>
          <w:bCs/>
        </w:rPr>
        <w:t xml:space="preserve">Lei nº 9.433, de 8 de janeiro de 1997</w:t>
      </w:r>
      <w:r>
        <w:t xml:space="preserve">. Institui a Política Nacional de Recursos Hídricos, cria o Sistema Nacional de Gerenciamento de Recursos Hídricos, regulamenta o inciso XIX do art. 21 da Constituição Federal, e altera o art. 1º da Lei nº 8.001, de 13 de março de 1990, que modificou a Lei nº 7.990, de 28 de dezembro de 1989. Brasília, DF: Presidência da República, 1997.</w:t>
      </w:r>
    </w:p>
    <w:p>
      <w:pPr>
        <w:spacing w:before="0" w:after="240" w:line="240" w:lineRule="auto"/>
        <w:jc w:val="left"/>
      </w:pPr>
      <w:r>
        <w:t xml:space="preserve">BRASIL. </w:t>
      </w:r>
      <w:r>
        <w:rPr>
          <w:b/>
          <w:bCs/>
        </w:rPr>
        <w:t xml:space="preserve">Lei nº 11.107, de 6 de abril de 2005</w:t>
      </w:r>
      <w:r>
        <w:t xml:space="preserve">. Dispõe sobre normas gerais de contratação de consórcios públicos e dá outras providências. Brasília, DF: Presidência da República, 2005.</w:t>
      </w:r>
    </w:p>
    <w:p>
      <w:pPr>
        <w:spacing w:before="0" w:after="240" w:line="240" w:lineRule="auto"/>
        <w:jc w:val="left"/>
      </w:pPr>
      <w:r>
        <w:t xml:space="preserve">BRASIL. </w:t>
      </w:r>
      <w:r>
        <w:rPr>
          <w:b/>
          <w:bCs/>
        </w:rPr>
        <w:t xml:space="preserve">Lei nº 11.445, de 5 de janeiro de 2007</w:t>
      </w:r>
      <w:r>
        <w:t xml:space="preserve">. Estabelece as diretrizes nacionais para o saneamento básico [...]. Brasília, DF: Presidência da República, 2007.</w:t>
      </w:r>
    </w:p>
    <w:p>
      <w:pPr>
        <w:spacing w:before="0" w:after="240" w:line="240" w:lineRule="auto"/>
        <w:jc w:val="left"/>
      </w:pPr>
      <w:r>
        <w:t xml:space="preserve">BRASIL. </w:t>
      </w:r>
      <w:r>
        <w:rPr>
          <w:b/>
          <w:bCs/>
        </w:rPr>
        <w:t xml:space="preserve">Lei nº 13.019, de 31 de julho de 2014</w:t>
      </w:r>
      <w:r>
        <w:t xml:space="preserve">. Estabelece o regime jurídico das parcerias entre a administração pública e as organizações da sociedade civil. Brasília, DF: Presidência da República, 2014.</w:t>
      </w:r>
    </w:p>
    <w:p>
      <w:pPr>
        <w:spacing w:before="0" w:after="240" w:line="240" w:lineRule="auto"/>
        <w:jc w:val="left"/>
      </w:pPr>
      <w:r>
        <w:t xml:space="preserve">BRASIL. </w:t>
      </w:r>
      <w:r>
        <w:rPr>
          <w:b/>
          <w:bCs/>
        </w:rPr>
        <w:t xml:space="preserve">Lei nº 13.709, de 14 de agosto de 2018</w:t>
      </w:r>
      <w:r>
        <w:t xml:space="preserve">. Lei Geral de Proteção de Dados Pessoais (LGPD). Brasília, DF: Presidência da República, 2018.</w:t>
      </w:r>
    </w:p>
    <w:p>
      <w:pPr>
        <w:spacing w:before="0" w:after="240" w:line="240" w:lineRule="auto"/>
        <w:jc w:val="left"/>
      </w:pPr>
      <w:r>
        <w:t xml:space="preserve">BRASIL. Ministério da Saúde. Fundação Nacional de Saúde. </w:t>
      </w:r>
      <w:r>
        <w:rPr>
          <w:b/>
          <w:bCs/>
        </w:rPr>
        <w:t xml:space="preserve">Programa Nacional de Saneamento Rural</w:t>
      </w:r>
      <w:r>
        <w:t xml:space="preserve">. Brasília, DF: Funasa, 2019.</w:t>
      </w:r>
    </w:p>
    <w:p>
      <w:pPr>
        <w:spacing w:before="0" w:after="240" w:line="240" w:lineRule="auto"/>
        <w:jc w:val="left"/>
      </w:pPr>
      <w:r>
        <w:t xml:space="preserve">BRASIL. </w:t>
      </w:r>
      <w:r>
        <w:rPr>
          <w:b/>
          <w:bCs/>
        </w:rPr>
        <w:t xml:space="preserve">Lei nº 14.026, de 15 de julho de 2020</w:t>
      </w:r>
      <w:r>
        <w:t xml:space="preserve">. Atualiza o marco legal do saneamento básico e altera a Lei nº 9.984, de 17 de julho de 2000, [...]. Brasília, DF: Presidência da República, 2020.</w:t>
      </w:r>
    </w:p>
    <w:p>
      <w:pPr>
        <w:spacing w:before="0" w:after="240" w:line="240" w:lineRule="auto"/>
        <w:jc w:val="left"/>
      </w:pPr>
      <w:r>
        <w:t xml:space="preserve">BRASIL. Ministério da Saúde. </w:t>
      </w:r>
      <w:r>
        <w:rPr>
          <w:b/>
          <w:bCs/>
        </w:rPr>
        <w:t xml:space="preserve">Portaria GM/MS nº 888, de 4 de maio de 2021</w:t>
      </w:r>
      <w:r>
        <w:t xml:space="preserve">. Altera o Anexo XX da Portaria de Consolidação GM/MS nº 5, de 28 de setembro de 2017, para dispor sobre os procedimentos de controle e de vigilância da qualidade da água para consumo humano e seu padrão de potabilidade. Brasília, DF: Ministério da Saúde, 2021.</w:t>
      </w:r>
    </w:p>
    <w:p>
      <w:pPr>
        <w:spacing w:before="0" w:after="240" w:line="240" w:lineRule="auto"/>
        <w:jc w:val="left"/>
      </w:pPr>
      <w:r>
        <w:t xml:space="preserve">BRASIL. </w:t>
      </w:r>
      <w:r>
        <w:rPr>
          <w:b/>
          <w:bCs/>
        </w:rPr>
        <w:t xml:space="preserve">Decreto nº 11.599, de 12 de julho de 2023</w:t>
      </w:r>
      <w:r>
        <w:t xml:space="preserve">. Dispõe sobre a prestação regionalizada dos serviços públicos de saneamento básico, o apoio técnico e financeiro de que trata o art. 13 da Lei nº 14.026, de 15 de julho de 2020, a alocação de recursos públicos federais e os financiamentos com recursos da União ou com recursos geridos ou operados por órgãos ou entidades da União de que trata o art. 50 da Lei nº 11.445, de 5 de janeiro de 2007. Brasília, DF: Presidência da República, 2023.</w:t>
      </w:r>
    </w:p>
    <w:p>
      <w:pPr>
        <w:spacing w:before="0" w:after="240" w:line="240" w:lineRule="auto"/>
        <w:jc w:val="left"/>
      </w:pPr>
      <w:r>
        <w:t xml:space="preserve">BRASIL. Ministério da Saúde. Fundação Nacional de Saúde. </w:t>
      </w:r>
      <w:r>
        <w:rPr>
          <w:b/>
          <w:bCs/>
        </w:rPr>
        <w:t xml:space="preserve">Portaria nº 2.777, de 30 de julho de 2025</w:t>
      </w:r>
      <w:r>
        <w:t xml:space="preserve">. Brasília, DF: Funasa, 2025. Disponível em: https://bvs.saude.gov.br/bvs/saudelegis/funasa/2025/prt2777_05_08_2025.html.</w:t>
      </w:r>
    </w:p>
    <w:p>
      <w:pPr>
        <w:spacing w:before="0" w:after="240" w:line="240" w:lineRule="auto"/>
        <w:jc w:val="left"/>
      </w:pPr>
      <w:r>
        <w:t xml:space="preserve">CEARÁ. Governo do Estado. </w:t>
      </w:r>
      <w:r>
        <w:rPr>
          <w:b/>
          <w:bCs/>
        </w:rPr>
        <w:t xml:space="preserve">Modelo cearense de saneamento rural sustentável alcança mais de 1,1 milhão de pessoas no campo</w:t>
      </w:r>
      <w:r>
        <w:t xml:space="preserve">. Fortaleza, 16 out. 2025. Disponível em: https://www.ceara.gov.br/2025/10/16/modelo-cearense-de-saneamento-rural-sustentavel-alcanca-mais-de-11-milhao-de-pessoas-no-campo/.</w:t>
      </w:r>
    </w:p>
    <w:p>
      <w:pPr>
        <w:spacing w:before="0" w:after="240" w:line="240" w:lineRule="auto"/>
        <w:jc w:val="left"/>
      </w:pPr>
      <w:r>
        <w:t xml:space="preserve">INSTITUTO ÁGUA E TERRA (IAT). </w:t>
      </w:r>
      <w:r>
        <w:rPr>
          <w:b/>
          <w:bCs/>
        </w:rPr>
        <w:t xml:space="preserve">Nota técnica</w:t>
      </w:r>
      <w:r>
        <w:t xml:space="preserve">: Componente 3 – Segurança Hídrica para o Saneamento; Subcomponente 3.2 – Saneamento Rural. Curitiba: IAT, 2026a. Documento interno, versão de 4 mar. 2026.</w:t>
      </w:r>
    </w:p>
    <w:p>
      <w:pPr>
        <w:spacing w:before="0" w:after="240" w:line="240" w:lineRule="auto"/>
        <w:jc w:val="left"/>
      </w:pPr>
      <w:r>
        <w:t xml:space="preserve">INSTITUTO ÁGUA E TERRA (IAT). </w:t>
      </w:r>
      <w:r>
        <w:rPr>
          <w:b/>
          <w:bCs/>
        </w:rPr>
        <w:t xml:space="preserve">Nota técnica</w:t>
      </w:r>
      <w:r>
        <w:t xml:space="preserve">: Subcomponente 3.2.b – implantação e reabilitação de sistemas coletivos de abastecimento de água e esgotamento sanitário no meio rural. Curitiba: IAT, 2026b. Documento interno.</w:t>
      </w:r>
    </w:p>
    <w:p>
      <w:pPr>
        <w:spacing w:before="0" w:after="240" w:line="240" w:lineRule="auto"/>
        <w:jc w:val="left"/>
      </w:pPr>
      <w:r>
        <w:t xml:space="preserve">INSTITUTO ÁGUA E TERRA (IAT); INSTITUTO DE DESENVOLVIMENTO RURAL DO PARANÁ (IDR-PARANÁ). </w:t>
      </w:r>
      <w:r>
        <w:rPr>
          <w:b/>
          <w:bCs/>
        </w:rPr>
        <w:t xml:space="preserve">Saneamento rural</w:t>
      </w:r>
      <w:r>
        <w:t xml:space="preserve">: áreas prioritárias, associações de municípios, CISPAR e concentração de domicílios rurais. Curitiba, 2025. 1 mapa, formato A3.</w:t>
      </w:r>
    </w:p>
    <w:p>
      <w:pPr>
        <w:spacing w:before="0" w:after="240" w:line="240" w:lineRule="auto"/>
        <w:jc w:val="left"/>
      </w:pPr>
      <w:r>
        <w:t xml:space="preserve">INSTITUTO BRASILEIRO DE GEOGRAFIA E ESTATÍSTICA (IBGE). </w:t>
      </w:r>
      <w:r>
        <w:rPr>
          <w:b/>
          <w:bCs/>
        </w:rPr>
        <w:t xml:space="preserve">Censo Demográfico 2022</w:t>
      </w:r>
      <w:r>
        <w:t xml:space="preserve">: agregados por setores censitários. Rio de Janeiro: IBGE, 2024.</w:t>
      </w:r>
    </w:p>
    <w:p>
      <w:pPr>
        <w:spacing w:before="0" w:after="240" w:line="240" w:lineRule="auto"/>
        <w:jc w:val="left"/>
      </w:pPr>
      <w:r>
        <w:t xml:space="preserve">PARANÁ. </w:t>
      </w:r>
      <w:r>
        <w:rPr>
          <w:b/>
          <w:bCs/>
        </w:rPr>
        <w:t xml:space="preserve">Lei nº 12.726, de 26 de novembro de 1999</w:t>
      </w:r>
      <w:r>
        <w:t xml:space="preserve">. Institui a Política Estadual de Recursos Hídricos e adota outras providências. Curitiba: Assembleia Legislativa do Estado do Paraná, 1999.</w:t>
      </w:r>
    </w:p>
    <w:p>
      <w:pPr>
        <w:spacing w:before="0" w:after="240" w:line="240" w:lineRule="auto"/>
        <w:jc w:val="left"/>
      </w:pPr>
      <w:r>
        <w:t xml:space="preserve">PARANÁ. Secretaria de Estado do Planejamento. </w:t>
      </w:r>
      <w:r>
        <w:rPr>
          <w:b/>
          <w:bCs/>
        </w:rPr>
        <w:t xml:space="preserve">Planilha de custos do PSH-PR</w:t>
      </w:r>
      <w:r>
        <w:t xml:space="preserve">: PSH_CUSTO_Consolidada, versão v2408. Curitiba: SEPL, 2026. Documento interno.</w:t>
      </w:r>
    </w:p>
    <w:p>
      <w:pPr>
        <w:spacing w:before="0" w:after="240" w:line="240" w:lineRule="auto"/>
        <w:jc w:val="left"/>
      </w:pPr>
      <w:r>
        <w:t xml:space="preserve">SANEPAR – COMPANHIA DE SANEAMENTO DO PARANÁ. </w:t>
      </w:r>
      <w:r>
        <w:rPr>
          <w:b/>
          <w:bCs/>
        </w:rPr>
        <w:t xml:space="preserve">Manual do Programa Sanepar Rural</w:t>
      </w:r>
      <w:r>
        <w:t xml:space="preserve">. Curitiba: Sanepar, [s.d.]. Documento interno.</w:t>
      </w:r>
    </w:p>
    <w:p>
      <w:pPr>
        <w:spacing w:before="0" w:after="240" w:line="240" w:lineRule="auto"/>
        <w:jc w:val="left"/>
      </w:pPr>
      <w:r>
        <w:t xml:space="preserve">TONETTI, Adriano Luiz </w:t>
      </w:r>
      <w:r>
        <w:rPr>
          <w:i/>
          <w:iCs/>
        </w:rPr>
        <w:t xml:space="preserve">et al.</w:t>
      </w:r>
      <w:r>
        <w:t xml:space="preserve"> </w:t>
      </w:r>
      <w:r>
        <w:rPr>
          <w:b/>
          <w:bCs/>
        </w:rPr>
        <w:t xml:space="preserve">Tratamento de esgotos domésticos em comunidades isoladas</w:t>
      </w:r>
      <w:r>
        <w:t xml:space="preserve">: referencial para a escolha de soluções. Campinas: Unicamp, 2018.</w:t>
      </w:r>
    </w:p>
    <w:p>
      <w:pPr>
        <w:pStyle w:val="TituloPre"/>
      </w:pPr>
      <w:r>
        <w:t xml:space="preserve">Glossário complementar</w:t>
      </w:r>
    </w:p>
    <w:p>
      <w:pPr>
        <w:pStyle w:val="Orientacao"/>
      </w:pPr>
      <w:r>
        <w:t xml:space="preserve">Só os termos próprios do componente; os gerais estão no Anexo CG-01.</w:t>
      </w:r>
    </w:p>
    <w:p>
      <w:pPr>
        <w:spacing w:after="120" w:line="276" w:lineRule="auto"/>
      </w:pPr>
      <w:r>
        <w:rPr>
          <w:b/>
          <w:bCs/>
        </w:rPr>
        <w:t xml:space="preserve">Contratação integrada:</w:t>
      </w:r>
      <w:r>
        <w:t xml:space="preserve"> regime de execução em que a mesma empresa elabora os projetos e executa as obras de cada sistema.</w:t>
      </w:r>
    </w:p>
    <w:p>
      <w:pPr>
        <w:spacing w:after="120" w:line="276" w:lineRule="auto"/>
      </w:pPr>
      <w:r>
        <w:rPr>
          <w:b/>
          <w:bCs/>
        </w:rPr>
        <w:t xml:space="preserve">Entidade gestora:</w:t>
      </w:r>
      <w:r>
        <w:t xml:space="preserve"> associação, central de associações ou consórcio público responsável pela operação e pela manutenção do sistema após a entrega.</w:t>
      </w:r>
    </w:p>
    <w:p>
      <w:pPr>
        <w:spacing w:after="120" w:line="276" w:lineRule="auto"/>
      </w:pPr>
      <w:r>
        <w:rPr>
          <w:b/>
          <w:bCs/>
        </w:rPr>
        <w:t xml:space="preserve">Modelo de gestão:</w:t>
      </w:r>
      <w:r>
        <w:t xml:space="preserve"> arranjo institucional, jurídico e financeiro que define a entidade responsável pela operação, pela manutenção e pela cobrança dos serviços de saneamento rural.</w:t>
      </w:r>
    </w:p>
    <w:p>
      <w:pPr>
        <w:spacing w:after="120" w:line="276" w:lineRule="auto"/>
      </w:pPr>
      <w:r>
        <w:rPr>
          <w:b/>
          <w:bCs/>
        </w:rPr>
        <w:t xml:space="preserve">Plano Integrado de Propriedade (PIP):</w:t>
      </w:r>
      <w:r>
        <w:t xml:space="preserve"> plano elaborado pelo serviço de assistência técnica e extensão rural contratado no Componente 2 para cada propriedade rural aderente ao PSH-PR, com as práticas e as intervenções recomendadas.</w:t>
      </w:r>
    </w:p>
    <w:p>
      <w:pPr>
        <w:spacing w:after="120" w:line="276" w:lineRule="auto"/>
      </w:pPr>
      <w:r>
        <w:rPr>
          <w:b/>
          <w:bCs/>
        </w:rPr>
        <w:t xml:space="preserve">Sistema coletivo de abastecimento de água:</w:t>
      </w:r>
      <w:r>
        <w:t xml:space="preserve"> conjunto de captação, tratamento, reservação, rede de distribuição e ligações domiciliares que abastece uma comunidade.</w:t>
      </w:r>
    </w:p>
    <w:p>
      <w:pPr>
        <w:spacing w:after="120" w:line="276" w:lineRule="auto"/>
      </w:pPr>
      <w:r>
        <w:rPr>
          <w:b/>
          <w:bCs/>
        </w:rPr>
        <w:t xml:space="preserve">Solução individual de esgotamento sanitário:</w:t>
      </w:r>
      <w:r>
        <w:t xml:space="preserve"> sistema descentralizado que coleta, trata e promove a disposição final do esgoto de um domicílio no próprio lote.</w:t>
      </w:r>
    </w:p>
    <w:p>
      <w:pPr>
        <w:spacing w:after="120" w:line="276" w:lineRule="auto"/>
      </w:pPr>
      <w:r>
        <w:rPr>
          <w:b/>
          <w:bCs/>
        </w:rPr>
        <w:t xml:space="preserve">Termo de Recebimento Definitivo (TRD):</w:t>
      </w:r>
      <w:r>
        <w:t xml:space="preserve"> documento que formaliza o recebimento final do sistema pelo IAT, após a pré-operação e o aceite da entidade gestora.</w:t>
      </w:r>
    </w:p>
    <w:p>
      <w:pPr>
        <w:spacing w:after="120" w:line="276" w:lineRule="auto"/>
      </w:pPr>
      <w:r>
        <w:rPr>
          <w:b/>
          <w:bCs/>
        </w:rPr>
        <w:t xml:space="preserve">Trabalho técnico-social:</w:t>
      </w:r>
      <w:r>
        <w:t xml:space="preserve"> conjunto de atividades de mobilização, cadastro, diagnóstico, educação sanitária e ambiental e organização comunitária junto às famílias.</w:t>
      </w:r>
    </w:p>
    <w:p>
      <w:pPr>
        <w:spacing w:after="120" w:line="276" w:lineRule="auto"/>
      </w:pPr>
      <w:r>
        <w:rPr>
          <w:b/>
          <w:bCs/>
        </w:rPr>
        <w:t xml:space="preserve">Unidade regional de apoio:</w:t>
      </w:r>
      <w:r>
        <w:t xml:space="preserve"> estrutura do modelo de gestão, com equipe técnica, sede e veículo, que presta suporte técnico às associações de uma região.</w:t>
      </w:r>
    </w:p>
    <w:p>
      <w:pPr>
        <w:pStyle w:val="Heading1"/>
      </w:pPr>
      <w:r>
        <w:t xml:space="preserve">Anexos</w:t>
      </w:r>
    </w:p>
    <w:p>
      <w:pPr>
        <w:pStyle w:val="Heading2"/>
      </w:pPr>
      <w:r>
        <w:t xml:space="preserve">Anexo C3-01 – Modelo lógico do Componente 3</w:t>
      </w:r>
    </w:p>
    <w:p>
      <w:pPr>
        <w:pStyle w:val="Orientacao"/>
      </w:pPr>
      <w:r>
        <w:t xml:space="preserve">Versão completa do modelo lógico.</w:t>
      </w:r>
    </w:p>
    <w:p>
      <w:pPr>
        <w:pStyle w:val="Heading2"/>
      </w:pPr>
      <w:r>
        <w:t xml:space="preserve">Anexo C3-nn – [Quadros operacionais das ações]</w:t>
      </w:r>
    </w:p>
    <w:p>
      <w:pPr>
        <w:pStyle w:val="Orientacao"/>
      </w:pPr>
      <w:r>
        <w:t xml:space="preserve">Etapas, produtos, evidências, responsáveis e critérios de validação, quando forem extensos demais para o texto da ação.</w:t>
      </w:r>
    </w:p>
    <w:sectPr>
      <w:headerReference w:type="default" r:id="rId7"/>
      <w:footerReference w:type="default" r:id="rId8"/>
      <w:type w:val="nextPage"/>
      <w:pgSz w:w="11906" w:h="16838" w:orient="portrait"/>
      <w:pgMar w:top="1701" w:right="1134" w:bottom="1134" w:left="1701" w:header="709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IAT – pendências da Atividade 3.2.2" w:date="2026-10-27T00:00:00Z" w:initials="IAT">
    <w:p>
      <w:r>
        <w:t xml:space="preserve">O Acordo de Empréstimo, item (j)(vii) das definições, exige a identificação das áreas rurais da Parte 3.2 no MOP. O mapa representa o potencial de atuação, e não as 83 comunidades selecionadas; incluir a lista ou o mapa das comunidades e a localização das três unidades regionais.</w:t>
      </w:r>
    </w:p>
  </w:comment>
  <w:comment w:id="1" w:author="IAT – pendências da Atividade 3.2.2" w:date="2026-10-27T00:00:00Z" w:initials="IAT">
    <w:p>
      <w:r>
        <w:t xml:space="preserve">Os logos institucionais foram removidos do mapa, conforme o Guia de Identidade Visual (seção 2.6). Na versão final, refazer o mapa sobre a base cartográfica oficial (IAT/ITCG), com as áreas do Programa na cor do Caderno C3 e 40% de transparência (seção 5.4).</w:t>
      </w:r>
    </w:p>
  </w:comment>
  <w:comment w:id="2" w:author="IAT – pendências da Atividade 3.2.2" w:date="2026-10-27T00:00:00Z" w:initials="IAT">
    <w:p>
      <w:r>
        <w:t xml:space="preserve">Indicar a gerência do IAT responsável pela ação (instituição, diretoria e gerência).</w:t>
      </w:r>
    </w:p>
  </w:comment>
  <w:comment w:id="3" w:author="IAT – pendências da Atividade 3.2.2" w:date="2026-10-27T00:00:00Z" w:initials="IAT">
    <w:p>
      <w:r>
        <w:t xml:space="preserve">Conferir o fundamento legal citado pela nota técnica. O Decreto nº 11.599/2023 trata da prestação regionalizada e do apoio técnico e financeiro da União; a Portaria Funasa nº 2.777/2025 consta no portal da Funasa como seleção de propostas de abastecimento de água, esgotamento sanitário e melhorias sanitárias domiciliares em áreas rurais, e não como diretriz de modelo de gestão. Ver a planilha de referências normativas.</w:t>
      </w:r>
    </w:p>
  </w:comment>
  <w:comment w:id="4" w:author="IAT – pendências da Atividade 3.2.2" w:date="2026-10-27T00:00:00Z" w:initials="IAT">
    <w:p>
      <w:r>
        <w:t xml:space="preserve">A nota técnica prevê contrato de programa no arranjo consorciado. A Lei nº 14.026/2020 alterou a Lei nº 11.445/2007 e restringiu esse instrumento na prestação de serviços de saneamento; confirmar com a assessoria jurídica o instrumento adequado à prestação pelo consórcio.</w:t>
      </w:r>
    </w:p>
  </w:comment>
  <w:comment w:id="5" w:author="IAT – pendências da Atividade 3.2.2" w:date="2026-10-27T00:00:00Z" w:initials="IAT">
    <w:p>
      <w:r>
        <w:t xml:space="preserve">O modelo de gestão encontra-se em definição. Registrar neste item a alternativa adotada e o parecer jurídico, após a aprovação.</w:t>
      </w:r>
    </w:p>
  </w:comment>
  <w:comment w:id="6" w:author="IAT – pendências da Atividade 3.2.2" w:date="2026-10-27T00:00:00Z" w:initials="IAT">
    <w:p>
      <w:r>
        <w:t xml:space="preserve">A nota técnica do componente estima as três unidades em R$ 6,63 milhões, e a planilha de custos, em R$ 6,90 milhões; prevalece a planilha. Confirmar a composição de cada unidade e a fonte de custeio da operação após 2030.</w:t>
      </w:r>
    </w:p>
  </w:comment>
  <w:comment w:id="7" w:author="IAT – pendências da Atividade 3.2.2" w:date="2026-10-27T00:00:00Z" w:initials="IAT">
    <w:p>
      <w:r>
        <w:t xml:space="preserve">Confirmar no Plano de Aquisições a divisão dos processos da Etapa 4 (consultoria, bens e serviços).</w:t>
      </w:r>
    </w:p>
  </w:comment>
  <w:comment w:id="8" w:author="IAT – pendências da Atividade 3.2.2" w:date="2026-10-27T00:00:00Z" w:initials="IAT">
    <w:p>
      <w:r>
        <w:t xml:space="preserve">Completar as remissões aos cadernos transversais com a seção correspondente (por exemplo, “Caderno AQ, seção 4”), conforme o Guia de Identidade Visual (seção 2.5), quando a numeração desses cadernos estiver definida.</w:t>
      </w:r>
    </w:p>
  </w:comment>
  <w:comment w:id="9" w:author="IAT – pendências da Atividade 3.2.2" w:date="2026-10-27T00:00:00Z" w:initials="IAT">
    <w:p>
      <w:r>
        <w:t xml:space="preserve">O MOP de março previa 122 associações até 2032, no período de 2027 a 2032. Atualizar as metas anuais para o período de 2027 a 2033 e explicitar a composição do total (comunidades atendidas pelo IAT e associações do Programa Sanepar Rural).</w:t>
      </w:r>
    </w:p>
  </w:comment>
  <w:comment w:id="10" w:author="IAT – pendências da Atividade 3.2.2" w:date="2026-10-27T00:00:00Z" w:initials="IAT">
    <w:p>
      <w:r>
        <w:t xml:space="preserve">Definir o item de custo da capacitação em operação e manutenção. A planilha a inclui no trabalho técnico-social; a nota técnica e o MOP de março a preveem na implantação dos sistemas.</w:t>
      </w:r>
    </w:p>
  </w:comment>
  <w:comment w:id="11" w:author="IAT – pendências da Atividade 3.2.2" w:date="2026-10-27T00:00:00Z" w:initials="IAT">
    <w:p>
      <w:r>
        <w:t xml:space="preserve">A nota técnica prevê a validação conjunta do relatório final. Na matriz, a SEAB figura como C (consultada antes da aprovação), porque o Guia de Identidade Visual admite um único A por etapa; confirmar.</w:t>
      </w:r>
    </w:p>
  </w:comment>
  <w:comment w:id="12" w:author="IAT – pendências da Atividade 3.2.2" w:date="2026-10-27T00:00:00Z" w:initials="IAT">
    <w:p>
      <w:r>
        <w:t xml:space="preserve">Definir as metas de famílias aderidas e de pessoas capacitadas no plano de trabalho da empresa contratada.</w:t>
      </w:r>
    </w:p>
  </w:comment>
  <w:comment w:id="13" w:author="IAT – pendências da Atividade 3.2.2" w:date="2026-10-27T00:00:00Z" w:initials="IAT">
    <w:p>
      <w:r>
        <w:t xml:space="preserve">O trabalho técnico-social encerra-se em 2030, e as obras de abastecimento e de esgotamento sanitário prosseguem até 2033. Avaliar se o acompanhamento social das obras de 2031 a 2033 requer recursos adicionais ou se será realizado pela equipe do IAT e pelas unidades regionais.</w:t>
      </w:r>
    </w:p>
  </w:comment>
  <w:comment w:id="14" w:author="IAT – pendências da Atividade 3.2.2" w:date="2026-10-27T00:00:00Z" w:initials="IAT">
    <w:p>
      <w:r>
        <w:t xml:space="preserve">Justificar a exclusão dos municípios de baixo e de alto desempenho no IPDM. O Banco Mundial costuma questionar a exclusão de municípios mais vulneráveis.</w:t>
      </w:r>
    </w:p>
  </w:comment>
  <w:comment w:id="15" w:author="IAT – pendências da Atividade 3.2.2" w:date="2026-10-27T00:00:00Z" w:initials="IAT">
    <w:p>
      <w:r>
        <w:t xml:space="preserve">O Acordo de Empréstimo, item (j)(vii) das definições, exige a identificação das áreas rurais da Parte 3.2. Anexar a lista das 83 comunidades selecionadas, com município e coordenadas, ou o mapa com a respectiva localização.</w:t>
      </w:r>
    </w:p>
  </w:comment>
  <w:comment w:id="16" w:author="IAT – pendências da Atividade 3.2.2" w:date="2026-10-27T00:00:00Z" w:initials="IAT">
    <w:p>
      <w:r>
        <w:t xml:space="preserve">O MOP de março e a nota técnica preveem a participação da instituição parceira da área rural na implementação local, sem detalhar o seu papel nesta ação. Detalhar a atuação da SEAB.</w:t>
      </w:r>
    </w:p>
  </w:comment>
  <w:comment w:id="17" w:author="IAT – pendências da Atividade 3.2.2" w:date="2026-10-27T00:00:00Z" w:initials="IAT">
    <w:p>
      <w:r>
        <w:t xml:space="preserve">A nota técnica prevê a perfuração dos poços pelas equipes do IAT; o MOP de março previa a contratação integrada do poço. Definir o responsável pela perfuração.</w:t>
      </w:r>
    </w:p>
  </w:comment>
  <w:comment w:id="18" w:author="IAT – pendências da Atividade 3.2.2" w:date="2026-10-27T00:00:00Z" w:initials="IAT">
    <w:p>
      <w:r>
        <w:t xml:space="preserve">O MOP define “contratação integrada” como aquela em que o contratado elabora o projeto executivo e executa a obra, o que corresponde à contratação semi-integrada da Lei nº 14.133/2021 (art. 6º, XXXIII). Definir o regime e verificar a compatibilidade com o Regulamento de Aquisições do Banco Mundial.</w:t>
      </w:r>
    </w:p>
  </w:comment>
  <w:comment w:id="19" w:author="IAT – pendências da Atividade 3.2.2" w:date="2026-10-27T00:00:00Z" w:initials="IAT">
    <w:p>
      <w:r>
        <w:t xml:space="preserve">No MOP de março, a quantidade de hidrômetros consta como “XXX”. Pela meta de domicílios, são 5.810 hidrômetros, um por ligação; confirmar.</w:t>
      </w:r>
    </w:p>
  </w:comment>
  <w:comment w:id="20" w:author="IAT – pendências da Atividade 3.2.2" w:date="2026-10-27T00:00:00Z" w:initials="IAT">
    <w:p>
      <w:r>
        <w:t xml:space="preserve">A nota técnica estima R$ 1,4 milhão por sistema; prevalece o valor da planilha de custos (R$ 1,3 milhão).</w:t>
      </w:r>
    </w:p>
  </w:comment>
  <w:comment w:id="21" w:author="IAT – pendências da Atividade 3.2.2" w:date="2026-10-27T00:00:00Z" w:initials="IAT">
    <w:p>
      <w:r>
        <w:t xml:space="preserve">O Acordo de Empréstimo, item (j)(vii) das definições, exige a identificação das áreas rurais da Parte 3.2. Solicitar à Sanepar a lista dos municípios e das comunidades atendidas, com os critérios de priorização do manual do programa.</w:t>
      </w:r>
    </w:p>
  </w:comment>
  <w:comment w:id="22" w:author="IAT – pendências da Atividade 3.2.2" w:date="2026-10-27T00:00:00Z" w:initials="IAT">
    <w:p>
      <w:r>
        <w:t xml:space="preserve">Indicar a diretoria e a gerência da Sanepar responsáveis pelo Programa Sanepar Rural.</w:t>
      </w:r>
    </w:p>
  </w:comment>
  <w:comment w:id="23" w:author="IAT – pendências da Atividade 3.2.2" w:date="2026-10-27T00:00:00Z" w:initials="IAT">
    <w:p>
      <w:r>
        <w:t xml:space="preserve">Confirmar com a UGP e o Banco Mundial se as aquisições e as obras financiadas com contrapartida seguem as regras da Sanepar e dos municípios e quais requisitos do Programa se aplicam.</w:t>
      </w:r>
    </w:p>
  </w:comment>
  <w:comment w:id="24" w:author="IAT – pendências da Atividade 3.2.2" w:date="2026-10-27T00:00:00Z" w:initials="IAT">
    <w:p>
      <w:r>
        <w:t xml:space="preserve">O MOP de março atribuía ao Programa Sanepar Rural a meta total do indicador (59.780 pessoas), que inclui os sistemas do IAT. A parcela da Sanepar é de cerca de 43.500 pessoas. Confirmar com a Sanepar e citar o manual do programa com título, versão e data.</w:t>
      </w:r>
    </w:p>
  </w:comment>
  <w:comment w:id="25" w:author="IAT – pendências da Atividade 3.2.2" w:date="2026-10-27T00:00:00Z" w:initials="IAT">
    <w:p>
      <w:r>
        <w:t xml:space="preserve">Confirmar com a UGP quais instrumentos do Caderno AS se aplicam às ações executadas com recursos de contrapartida.</w:t>
      </w:r>
    </w:p>
  </w:comment>
  <w:comment w:id="26" w:author="IAT – pendências da Atividade 3.2.2" w:date="2026-10-27T00:00:00Z" w:initials="IAT">
    <w:p>
      <w:r>
        <w:t xml:space="preserve">Definir o responsável pela coleta e pela destinação do lodo das soluções individuais após a entrega (proprietário, associação, município ou serviço contratado).</w:t>
      </w:r>
    </w:p>
  </w:comment>
  <w:comment w:id="27" w:author="IAT – pendências da Atividade 3.2.2" w:date="2026-10-27T00:00:00Z" w:initials="IAT">
    <w:p>
      <w:r>
        <w:t xml:space="preserve">Definir o tamanho da amostra da verificação *in loco* e o responsável por cada verificação.</w:t>
      </w:r>
    </w:p>
  </w:comment>
  <w:comment w:id="28" w:author="IAT – pendências da Atividade 3.2.2" w:date="2026-10-27T00:00:00Z" w:initials="IAT">
    <w:p>
      <w:r>
        <w:t xml:space="preserve">A nota técnica prevê a aquisição centralizada dos materiais pelo IAT, com as obras executadas por empresa contratada; o MOP de março atribuía toda a instalação à empresa. Definir o responsável pela aquisição dos materiais.</w:t>
      </w:r>
    </w:p>
  </w:comment>
  <w:comment w:id="29" w:author="IAT – pendências da Atividade 3.2.2" w:date="2026-10-27T00:00:00Z" w:initials="IAT">
    <w:p>
      <w:r>
        <w:t xml:space="preserve">Ajuste do nome da ação (Orientações para elaboração dos cadernos, seção 6): “área do IDR-Paraná” passa a “área da SEAB”. A mesma alteração está registrada, em controle de alterações, no quadro de atividades e ações do Subcomponente 3.2. Informar à UGP.</w:t>
      </w:r>
    </w:p>
  </w:comment>
  <w:comment w:id="30" w:author="IAT – pendências da Atividade 3.2.2" w:date="2026-10-27T00:00:00Z" w:initials="IAT">
    <w:p>
      <w:r>
        <w:t xml:space="preserve">Na tabela da nota técnica, o Rio Marumbi consta com 90%, mas 120 de 128 domicílios correspondem a 94%. Conferir.</w:t>
      </w:r>
    </w:p>
  </w:comment>
  <w:comment w:id="31" w:author="IAT – pendências da Atividade 3.2.2" w:date="2026-10-27T00:00:00Z" w:initials="IAT">
    <w:p>
      <w:r>
        <w:t xml:space="preserve">O Acordo de Empréstimo, item (j)(vii) das definições, exige a identificação das áreas rurais da Parte 3.2. Incluir o mapa dos nove mananciais, com as microbacias e os municípios.</w:t>
      </w:r>
    </w:p>
  </w:comment>
  <w:comment w:id="32" w:author="IAT – pendências da Atividade 3.2.2" w:date="2026-10-27T00:00:00Z" w:initials="IAT">
    <w:p>
      <w:r>
        <w:t xml:space="preserve">Confirmar o cronograma dos PIP no Componente 2, que condiciona o início das instalações em 2029.</w:t>
      </w:r>
    </w:p>
  </w:comment>
  <w:comment w:id="33" w:author="IAT – pendências da Atividade 3.2.2" w:date="2026-10-27T00:00:00Z" w:initials="IAT">
    <w:p>
      <w:r>
        <w:t xml:space="preserve">A nota técnica prevê validação conjunta. Na matriz, a SEAB figura como C (consultada antes da aprovação), porque o Guia de Identidade Visual admite um único A por etapa. Confirmar o papel com a SEAB e registrá-lo no protocolo de validação.</w:t>
      </w:r>
    </w:p>
  </w:comment>
  <w:comment w:id="34" w:author="IAT – pendências da Atividade 3.2.2" w:date="2026-10-27T00:00:00Z" w:initials="IAT">
    <w:p>
      <w:r>
        <w:t xml:space="preserve">A supervisão está prevista de 2029 a 2032, e as obras de abastecimento estendem-se de 2028 a 2033. Avaliar a supervisão das obras de 2028 e de 2033 e confirmar se o escopo inclui as instalações de esgotamento sanitário.</w:t>
      </w:r>
    </w:p>
  </w:comment>
  <w:comment w:id="35" w:author="IAT – pendências da Atividade 3.2.2" w:date="2026-10-27T00:00:00Z" w:initials="IAT">
    <w:p>
      <w:r>
        <w:t xml:space="preserve">Definir no Termo de Referência o número de relatórios e a distribuição dos 36 profissionais-mês entre as frentes de obra.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Rodape"/>
      <w:pBdr>
        <w:top w:val="single" w:color="CCCCCC" w:sz="4" w:space="4"/>
      </w:pBdr>
      <w:tabs>
        <w:tab w:val="right" w:pos="9071"/>
      </w:tabs>
    </w:pPr>
    <w:r>
      <w:rPr>
        <w:sz w:val="14"/>
        <w:szCs w:val="14"/>
      </w:rPr>
      <w:t xml:space="preserve">SEPL · Rua Inácio Lustosa, 700 · São Francisco · Curitiba/PR · 80510-000 · [site oficial do Governo]</w:t>
    </w:r>
    <w:r>
      <w:tab/>
    </w:r>
    <w:r>
      <w:t xml:space="preserve">MOP-PSH-C3 v1.0 · Página </w:t>
    </w:r>
    <w:r>
      <w:fldChar w:fldCharType="begin"/>
      <w:instrText xml:space="preserve">PAGE</w:instrText>
      <w:fldChar w:fldCharType="separate"/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Rodape"/>
      <w:pBdr>
        <w:bottom w:val="single" w:color="00747A" w:sz="4" w:space="4"/>
      </w:pBdr>
      <w:tabs>
        <w:tab w:val="right" w:pos="9071"/>
      </w:tabs>
    </w:pPr>
    <w:r>
      <w:rPr>
        <w:color w:val="666666"/>
      </w:rPr>
      <w:t xml:space="preserve">[Marca do Governo do Paraná + SEPL]   [Marca do PSH-PR]</w:t>
    </w:r>
    <w:r>
      <w:tab/>
    </w:r>
    <w:r>
      <w:rPr>
        <w:color w:val="00747A"/>
        <w:sz w:val="18"/>
        <w:szCs w:val="18"/>
      </w:rPr>
      <w:t xml:space="preserve">MOP PSH-PR · Caderno do Componente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60"/>
      <w:jc w:val="both"/>
    </w:pPr>
    <w:rPr>
      <w:rFonts w:ascii="Arial" w:cs="Arial" w:eastAsia="Arial" w:hAnsi="Arial"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pageBreakBefore/>
      <w:spacing w:after="240" w:before="0" w:line="276"/>
      <w:jc w:val="left"/>
      <w:outlineLvl w:val="0"/>
    </w:pPr>
    <w:rPr>
      <w:b/>
      <w:bCs/>
      <w:caps/>
      <w:color w:val="00747A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360" w:line="276"/>
      <w:jc w:val="left"/>
      <w:outlineLvl w:val="1"/>
    </w:pPr>
    <w:rPr>
      <w:b/>
      <w:bCs/>
      <w:color w:val="0074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120" w:before="240" w:line="276"/>
      <w:jc w:val="left"/>
      <w:outlineLvl w:val="2"/>
    </w:pPr>
    <w:rPr>
      <w:b/>
      <w:bCs/>
      <w:color w:val="0B3A5A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 w:line="276"/>
      <w:jc w:val="left"/>
      <w:outlineLvl w:val="3"/>
    </w:pPr>
    <w:rPr>
      <w:b/>
      <w:bCs/>
      <w:i/>
      <w:iCs/>
      <w:color w:val="000000"/>
      <w:sz w:val="24"/>
      <w:szCs w:val="24"/>
    </w:rPr>
  </w:style>
  <w:style w:type="paragraph" w:styleId="TituloAcao">
    <w:name w:val="Título da Ação"/>
    <w:basedOn w:val="Heading2"/>
    <w:next w:val="Normal"/>
    <w:qFormat/>
    <w:pPr>
      <w:pageBreakBefore/>
      <w:pBdr>
        <w:bottom w:val="single" w:color="00747A" w:sz="12" w:space="4"/>
      </w:pBdr>
      <w:outlineLvl w:val="2"/>
    </w:pPr>
    <w:rPr>
      <w:b/>
      <w:bCs/>
      <w:color w:val="00747A"/>
      <w:sz w:val="24"/>
      <w:szCs w:val="24"/>
    </w:rPr>
  </w:style>
  <w:style w:type="paragraph" w:styleId="ItemAcao">
    <w:name w:val="Item da Ação"/>
    <w:basedOn w:val="Normal"/>
    <w:next w:val="Normal"/>
    <w:qFormat/>
    <w:pPr>
      <w:keepNext/>
      <w:spacing w:after="120" w:before="240" w:line="276"/>
      <w:jc w:val="left"/>
      <w:outlineLvl w:val="3"/>
    </w:pPr>
    <w:rPr>
      <w:b/>
      <w:bCs/>
      <w:color w:val="0B3A5A"/>
      <w:sz w:val="24"/>
      <w:szCs w:val="24"/>
    </w:rPr>
  </w:style>
  <w:style w:type="paragraph" w:styleId="EtapaAcao">
    <w:name w:val="Etapa da Ação"/>
    <w:basedOn w:val="Normal"/>
    <w:next w:val="Normal"/>
    <w:qFormat/>
    <w:pPr>
      <w:keepNext/>
      <w:spacing w:after="80" w:before="200" w:line="276"/>
      <w:jc w:val="left"/>
      <w:outlineLvl w:val="4"/>
    </w:pPr>
    <w:rPr>
      <w:b/>
      <w:bCs/>
      <w:i/>
      <w:iCs/>
      <w:color w:val="000000"/>
      <w:sz w:val="24"/>
      <w:szCs w:val="24"/>
    </w:rPr>
  </w:style>
  <w:style w:type="paragraph" w:styleId="Legenda">
    <w:name w:val="Legenda MOP"/>
    <w:basedOn w:val="Normal"/>
    <w:next w:val="Normal"/>
    <w:qFormat/>
    <w:pPr>
      <w:keepNext/>
      <w:spacing w:after="80" w:before="240" w:line="240"/>
      <w:jc w:val="left"/>
    </w:pPr>
    <w:rPr>
      <w:b/>
      <w:bCs/>
      <w:sz w:val="20"/>
      <w:szCs w:val="20"/>
    </w:rPr>
  </w:style>
  <w:style w:type="paragraph" w:styleId="Fonte">
    <w:name w:val="Fonte MOP"/>
    <w:basedOn w:val="Normal"/>
    <w:next w:val="Normal"/>
    <w:qFormat/>
    <w:pPr>
      <w:spacing w:after="240" w:before="60" w:line="240"/>
      <w:jc w:val="left"/>
    </w:pPr>
    <w:rPr>
      <w:color w:val="666666"/>
      <w:sz w:val="20"/>
      <w:szCs w:val="20"/>
    </w:rPr>
  </w:style>
  <w:style w:type="paragraph" w:styleId="TextoQuadro">
    <w:name w:val="Texto de Quadro"/>
    <w:basedOn w:val="Normal"/>
    <w:qFormat/>
    <w:pPr>
      <w:spacing w:after="40" w:before="40" w:line="240"/>
      <w:jc w:val="left"/>
    </w:pPr>
    <w:rPr>
      <w:sz w:val="20"/>
      <w:szCs w:val="20"/>
    </w:rPr>
  </w:style>
  <w:style w:type="paragraph" w:styleId="CabQuadro">
    <w:name w:val="Cabeçalho de Quadro"/>
    <w:basedOn w:val="TextoQuadro"/>
    <w:qFormat/>
    <w:pPr>
      <w:spacing w:after="60" w:before="60" w:line="240"/>
    </w:pPr>
    <w:rPr>
      <w:b/>
      <w:bCs/>
      <w:color w:val="FFFFFF"/>
      <w:sz w:val="20"/>
      <w:szCs w:val="20"/>
    </w:rPr>
  </w:style>
  <w:style w:type="paragraph" w:styleId="Orientacao">
    <w:name w:val="Orientação ao Redator"/>
    <w:basedOn w:val="Normal"/>
    <w:next w:val="Normal"/>
    <w:qFormat/>
    <w:pPr>
      <w:pBdr>
        <w:left w:val="single" w:color="0A73BA" w:sz="18" w:space="6"/>
      </w:pBdr>
      <w:shd w:fill="EBF4F9" w:color="auto" w:val="clear"/>
      <w:spacing w:after="120" w:before="60" w:line="240"/>
      <w:ind w:left="113"/>
      <w:jc w:val="left"/>
    </w:pPr>
    <w:rPr>
      <w:i/>
      <w:iCs/>
      <w:color w:val="0A73BA"/>
      <w:sz w:val="20"/>
      <w:szCs w:val="20"/>
    </w:rPr>
  </w:style>
  <w:style w:type="paragraph" w:styleId="Rodape">
    <w:name w:val="Cabeçalho e Rodapé MOP"/>
    <w:basedOn w:val="Normal"/>
    <w:pPr>
      <w:spacing w:after="0" w:before="0" w:line="240"/>
      <w:jc w:val="left"/>
    </w:pPr>
    <w:rPr>
      <w:color w:val="666666"/>
      <w:sz w:val="16"/>
      <w:szCs w:val="16"/>
    </w:rPr>
  </w:style>
  <w:style w:type="paragraph" w:styleId="TituloPre">
    <w:name w:val="Título Pré-textual"/>
    <w:basedOn w:val="Normal"/>
    <w:next w:val="Normal"/>
    <w:qFormat/>
    <w:pPr>
      <w:pageBreakBefore/>
      <w:spacing w:after="240" w:line="276"/>
      <w:jc w:val="center"/>
    </w:pPr>
    <w:rPr>
      <w:b/>
      <w:bCs/>
      <w:caps/>
      <w:color w:val="0B3A5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701" Type="http://schemas.openxmlformats.org/officeDocument/2006/relationships/image" Target="media/c3_f-articulacao.png"/><Relationship Id="rId702" Type="http://schemas.openxmlformats.org/officeDocument/2006/relationships/image" Target="media/c3_g-crono-atividade.png"/><Relationship Id="rId703" Type="http://schemas.openxmlformats.org/officeDocument/2006/relationships/image" Target="media/c3_f-mapa.jpg"/><Relationship Id="rId704" Type="http://schemas.openxmlformats.org/officeDocument/2006/relationships/image" Target="media/c3_g-raias-3221.png"/><Relationship Id="rId705" Type="http://schemas.openxmlformats.org/officeDocument/2006/relationships/image" Target="media/c3_f-adesao.png"/><Relationship Id="rId706" Type="http://schemas.openxmlformats.org/officeDocument/2006/relationships/image" Target="media/c3_g-crono-3221.png"/><Relationship Id="rId707" Type="http://schemas.openxmlformats.org/officeDocument/2006/relationships/image" Target="media/c3_g-interf-3221.png"/><Relationship Id="rId708" Type="http://schemas.openxmlformats.org/officeDocument/2006/relationships/image" Target="media/c3_g-raias-3222.png"/><Relationship Id="rId709" Type="http://schemas.openxmlformats.org/officeDocument/2006/relationships/image" Target="media/c3_g-crono-3222.png"/><Relationship Id="rId710" Type="http://schemas.openxmlformats.org/officeDocument/2006/relationships/image" Target="media/c3_g-interf-3222.png"/><Relationship Id="rId711" Type="http://schemas.openxmlformats.org/officeDocument/2006/relationships/image" Target="media/c3_f-esquema-saa.png"/><Relationship Id="rId712" Type="http://schemas.openxmlformats.org/officeDocument/2006/relationships/image" Target="media/c3_f-selecao-comunidades.png"/><Relationship Id="rId713" Type="http://schemas.openxmlformats.org/officeDocument/2006/relationships/image" Target="media/c3_g-raias-3223.png"/><Relationship Id="rId714" Type="http://schemas.openxmlformats.org/officeDocument/2006/relationships/image" Target="media/c3_f-captacao.png"/><Relationship Id="rId715" Type="http://schemas.openxmlformats.org/officeDocument/2006/relationships/image" Target="media/c3_f-obras.png"/><Relationship Id="rId716" Type="http://schemas.openxmlformats.org/officeDocument/2006/relationships/image" Target="media/c3_f-entrega.png"/><Relationship Id="rId717" Type="http://schemas.openxmlformats.org/officeDocument/2006/relationships/image" Target="media/c3_g-crono-3223.png"/><Relationship Id="rId718" Type="http://schemas.openxmlformats.org/officeDocument/2006/relationships/image" Target="media/c3_g-interf-3223.png"/><Relationship Id="rId719" Type="http://schemas.openxmlformats.org/officeDocument/2006/relationships/image" Target="media/c3_g-raias-3224.png"/><Relationship Id="rId720" Type="http://schemas.openxmlformats.org/officeDocument/2006/relationships/image" Target="media/c3_g-crono-3224.png"/><Relationship Id="rId721" Type="http://schemas.openxmlformats.org/officeDocument/2006/relationships/image" Target="media/c3_g-interf-3224.png"/><Relationship Id="rId722" Type="http://schemas.openxmlformats.org/officeDocument/2006/relationships/image" Target="media/c3_f-esquema-esgoto.png"/><Relationship Id="rId723" Type="http://schemas.openxmlformats.org/officeDocument/2006/relationships/image" Target="media/c3_g-raias-3225.png"/><Relationship Id="rId724" Type="http://schemas.openxmlformats.org/officeDocument/2006/relationships/image" Target="media/c3_f-instalacao.png"/><Relationship Id="rId725" Type="http://schemas.openxmlformats.org/officeDocument/2006/relationships/image" Target="media/c3_f-medicao.png"/><Relationship Id="rId726" Type="http://schemas.openxmlformats.org/officeDocument/2006/relationships/image" Target="media/c3_g-crono-3225.png"/><Relationship Id="rId727" Type="http://schemas.openxmlformats.org/officeDocument/2006/relationships/image" Target="media/c3_g-interf-3225.png"/><Relationship Id="rId728" Type="http://schemas.openxmlformats.org/officeDocument/2006/relationships/image" Target="media/c3_f-selecao-mananciais.png"/><Relationship Id="rId729" Type="http://schemas.openxmlformats.org/officeDocument/2006/relationships/image" Target="media/c3_g-raias-3226.png"/><Relationship Id="rId730" Type="http://schemas.openxmlformats.org/officeDocument/2006/relationships/image" Target="media/c3_g-crono-3226.png"/><Relationship Id="rId731" Type="http://schemas.openxmlformats.org/officeDocument/2006/relationships/image" Target="media/c3_g-interf-3226.png"/><Relationship Id="rId732" Type="http://schemas.openxmlformats.org/officeDocument/2006/relationships/image" Target="media/c3_g-raias-3227.png"/><Relationship Id="rId733" Type="http://schemas.openxmlformats.org/officeDocument/2006/relationships/image" Target="media/c3_f-ciclo-supervisao.png"/><Relationship Id="rId734" Type="http://schemas.openxmlformats.org/officeDocument/2006/relationships/image" Target="media/c3_g-crono-3227.png"/><Relationship Id="rId735" Type="http://schemas.openxmlformats.org/officeDocument/2006/relationships/image" Target="media/c3_g-interf-3227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MOP PSH-PR – Caderno do Componente 3</dc:title>
  <dc:creator>SEPL/UGP PSH-PR</dc:creator>
  <cp:lastModifiedBy>Un-named</cp:lastModifiedBy>
  <cp:revision>1</cp:revision>
  <dcterms:created xsi:type="dcterms:W3CDTF">2026-10-22T21:50:04.077Z</dcterms:created>
  <dcterms:modified xsi:type="dcterms:W3CDTF">2026-10-22T21:50:04.077Z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